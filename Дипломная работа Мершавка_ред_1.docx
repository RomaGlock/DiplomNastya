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word/comments.xml" ContentType="application/vnd.openxmlformats-officedocument.wordprocessingml.comment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E45" w:rsidRPr="001B7CD8" w:rsidRDefault="00A02E45" w:rsidP="0035659C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1B7CD8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 «МОСКОВСКИЙ ГОСУДАРСТВЕННЫЙ УНИВЕРСИТЕТ имени М.В.ЛОМОНОСОВА»</w:t>
      </w:r>
    </w:p>
    <w:p w:rsidR="00A02E45" w:rsidRDefault="00A02E45" w:rsidP="0035659C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ФИЗИЧЕСКИЙ ФАКУЛЬТЕТ</w:t>
      </w:r>
    </w:p>
    <w:p w:rsidR="00A02E45" w:rsidRPr="001B7CD8" w:rsidRDefault="00A02E45" w:rsidP="0035659C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:rsidR="00A02E45" w:rsidRPr="001B7CD8" w:rsidRDefault="00A02E45" w:rsidP="001B7CD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ФИЗИКИ МОРЯ И ВОД СУШИ</w:t>
      </w:r>
    </w:p>
    <w:p w:rsidR="00A02E45" w:rsidRPr="001B7CD8" w:rsidRDefault="00A02E45" w:rsidP="001B7CD8">
      <w:pPr>
        <w:spacing w:line="360" w:lineRule="auto"/>
        <w:ind w:left="6120"/>
        <w:rPr>
          <w:rFonts w:ascii="Times New Roman" w:hAnsi="Times New Roman"/>
          <w:sz w:val="28"/>
          <w:szCs w:val="28"/>
        </w:rPr>
      </w:pPr>
    </w:p>
    <w:p w:rsidR="00A02E45" w:rsidRPr="001B7CD8" w:rsidRDefault="00A02E45" w:rsidP="001B7CD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БАКАЛАВРСКАЯ РАБОТА</w:t>
      </w:r>
    </w:p>
    <w:p w:rsidR="00A02E45" w:rsidRDefault="00A02E45" w:rsidP="001B7CD8">
      <w:pPr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0" w:name="_Toc506747607"/>
      <w:bookmarkStart w:id="1" w:name="_Toc510730489"/>
      <w:r>
        <w:rPr>
          <w:rFonts w:ascii="Times New Roman" w:hAnsi="Times New Roman"/>
          <w:b/>
          <w:sz w:val="28"/>
          <w:szCs w:val="28"/>
        </w:rPr>
        <w:t>«ВЛИЯНИЕ ВЯЗКОСТИ НА ХАРАКТЕРИСТИКИ СТОЯЧИХ ПОВЕРХНОСТНЫХ ВОЛН»</w:t>
      </w:r>
      <w:bookmarkEnd w:id="0"/>
      <w:bookmarkEnd w:id="1"/>
    </w:p>
    <w:p w:rsidR="00A02E45" w:rsidRDefault="00A02E45" w:rsidP="0035659C">
      <w:pPr>
        <w:spacing w:line="36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2" w:name="_Toc506747608"/>
      <w:bookmarkStart w:id="3" w:name="_Toc510730490"/>
      <w:r>
        <w:rPr>
          <w:rFonts w:ascii="Times New Roman" w:hAnsi="Times New Roman"/>
          <w:sz w:val="28"/>
          <w:szCs w:val="28"/>
        </w:rPr>
        <w:t>Выполнила студентка</w:t>
      </w:r>
      <w:bookmarkEnd w:id="2"/>
      <w:bookmarkEnd w:id="3"/>
    </w:p>
    <w:p w:rsidR="00A02E45" w:rsidRPr="0035659C" w:rsidRDefault="00A02E45" w:rsidP="0035659C">
      <w:pPr>
        <w:spacing w:line="36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4" w:name="_Toc506747609"/>
      <w:bookmarkStart w:id="5" w:name="_Toc510730491"/>
      <w:r w:rsidRPr="0035659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30</w:t>
      </w:r>
      <w:r w:rsidRPr="0035659C">
        <w:rPr>
          <w:rFonts w:ascii="Times New Roman" w:hAnsi="Times New Roman"/>
          <w:sz w:val="28"/>
          <w:szCs w:val="28"/>
        </w:rPr>
        <w:t xml:space="preserve"> группы</w:t>
      </w:r>
      <w:bookmarkEnd w:id="4"/>
      <w:bookmarkEnd w:id="5"/>
    </w:p>
    <w:p w:rsidR="00A02E45" w:rsidRPr="0035659C" w:rsidRDefault="00A02E45" w:rsidP="0035659C">
      <w:pPr>
        <w:spacing w:line="36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6" w:name="_Toc506747610"/>
      <w:bookmarkStart w:id="7" w:name="_Toc510730492"/>
      <w:r>
        <w:rPr>
          <w:rFonts w:ascii="Times New Roman" w:hAnsi="Times New Roman"/>
          <w:sz w:val="28"/>
          <w:szCs w:val="28"/>
        </w:rPr>
        <w:t>МЕРШАВКА АНАСТАСИЯ ДМИТРИЕВНА</w:t>
      </w:r>
      <w:bookmarkEnd w:id="6"/>
      <w:bookmarkEnd w:id="7"/>
    </w:p>
    <w:p w:rsidR="00A02E45" w:rsidRDefault="00A02E45" w:rsidP="003E0D06">
      <w:pPr>
        <w:spacing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8" w:name="_Toc506747611"/>
      <w:bookmarkStart w:id="9" w:name="_Toc510730493"/>
      <w:r w:rsidRPr="0035659C">
        <w:rPr>
          <w:rFonts w:ascii="Times New Roman" w:hAnsi="Times New Roman"/>
          <w:sz w:val="28"/>
          <w:szCs w:val="28"/>
        </w:rPr>
        <w:t>______________________</w:t>
      </w:r>
      <w:bookmarkEnd w:id="8"/>
      <w:bookmarkEnd w:id="9"/>
    </w:p>
    <w:p w:rsidR="00A02E45" w:rsidRPr="00AB2890" w:rsidRDefault="00A02E45" w:rsidP="003E0D06">
      <w:pPr>
        <w:spacing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10" w:name="_Toc506747612"/>
      <w:bookmarkStart w:id="11" w:name="_Toc507264037"/>
      <w:bookmarkStart w:id="12" w:name="_Toc510730494"/>
      <w:r w:rsidRPr="00AB2890">
        <w:rPr>
          <w:rFonts w:ascii="Times New Roman" w:hAnsi="Times New Roman"/>
          <w:sz w:val="28"/>
          <w:szCs w:val="28"/>
        </w:rPr>
        <w:t>подпись студента</w:t>
      </w:r>
      <w:bookmarkEnd w:id="10"/>
      <w:bookmarkEnd w:id="11"/>
      <w:bookmarkEnd w:id="12"/>
    </w:p>
    <w:p w:rsidR="00A02E45" w:rsidRPr="0035659C" w:rsidRDefault="00A02E45" w:rsidP="0035659C">
      <w:pPr>
        <w:spacing w:line="360" w:lineRule="auto"/>
        <w:jc w:val="right"/>
        <w:outlineLvl w:val="0"/>
        <w:rPr>
          <w:rFonts w:ascii="Times New Roman" w:hAnsi="Times New Roman"/>
          <w:sz w:val="28"/>
          <w:szCs w:val="28"/>
        </w:rPr>
      </w:pPr>
    </w:p>
    <w:p w:rsidR="00A02E45" w:rsidRPr="0035659C" w:rsidRDefault="00A02E45" w:rsidP="0035659C">
      <w:pPr>
        <w:spacing w:line="36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13" w:name="_Toc506747613"/>
      <w:bookmarkStart w:id="14" w:name="_Toc510730495"/>
      <w:r w:rsidRPr="0035659C">
        <w:rPr>
          <w:rFonts w:ascii="Times New Roman" w:hAnsi="Times New Roman"/>
          <w:sz w:val="28"/>
          <w:szCs w:val="28"/>
        </w:rPr>
        <w:t>Научный руководитель:</w:t>
      </w:r>
      <w:bookmarkEnd w:id="13"/>
      <w:bookmarkEnd w:id="14"/>
    </w:p>
    <w:p w:rsidR="00A02E45" w:rsidRDefault="00A02E45" w:rsidP="0035659C">
      <w:pPr>
        <w:spacing w:line="36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15" w:name="_Toc506747614"/>
      <w:bookmarkStart w:id="16" w:name="_Toc510730496"/>
      <w:r>
        <w:rPr>
          <w:rFonts w:ascii="Times New Roman" w:hAnsi="Times New Roman"/>
          <w:sz w:val="28"/>
          <w:szCs w:val="28"/>
        </w:rPr>
        <w:t>(имя)</w:t>
      </w:r>
      <w:bookmarkEnd w:id="15"/>
      <w:bookmarkEnd w:id="16"/>
    </w:p>
    <w:p w:rsidR="00A02E45" w:rsidRPr="0035659C" w:rsidRDefault="00A02E45" w:rsidP="003E0D06">
      <w:pPr>
        <w:spacing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17" w:name="_Toc506747615"/>
      <w:bookmarkStart w:id="18" w:name="_Toc510730497"/>
      <w:r w:rsidRPr="0035659C">
        <w:rPr>
          <w:rFonts w:ascii="Times New Roman" w:hAnsi="Times New Roman"/>
          <w:sz w:val="28"/>
          <w:szCs w:val="28"/>
        </w:rPr>
        <w:t>______________________</w:t>
      </w:r>
      <w:bookmarkEnd w:id="17"/>
      <w:bookmarkEnd w:id="18"/>
    </w:p>
    <w:p w:rsidR="00A02E45" w:rsidRPr="00AB2890" w:rsidRDefault="00A02E45" w:rsidP="003E0D06">
      <w:pPr>
        <w:spacing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bookmarkStart w:id="19" w:name="_Toc506747616"/>
      <w:bookmarkStart w:id="20" w:name="_Toc510730498"/>
      <w:r w:rsidRPr="00AB2890">
        <w:rPr>
          <w:rFonts w:ascii="Times New Roman" w:hAnsi="Times New Roman"/>
          <w:sz w:val="28"/>
          <w:szCs w:val="28"/>
        </w:rPr>
        <w:t>подпись научного руководителя</w:t>
      </w:r>
      <w:bookmarkEnd w:id="19"/>
      <w:bookmarkEnd w:id="20"/>
    </w:p>
    <w:p w:rsidR="00A02E45" w:rsidRDefault="00A02E45" w:rsidP="003E0D06">
      <w:pPr>
        <w:spacing w:line="240" w:lineRule="auto"/>
        <w:outlineLvl w:val="0"/>
        <w:rPr>
          <w:rFonts w:ascii="Times New Roman" w:hAnsi="Times New Roman"/>
          <w:sz w:val="28"/>
          <w:szCs w:val="28"/>
        </w:rPr>
      </w:pPr>
    </w:p>
    <w:p w:rsidR="00A02E45" w:rsidRPr="0035659C" w:rsidRDefault="00A02E45" w:rsidP="0035659C">
      <w:pPr>
        <w:spacing w:line="360" w:lineRule="auto"/>
        <w:outlineLvl w:val="0"/>
        <w:rPr>
          <w:rFonts w:ascii="Times New Roman" w:hAnsi="Times New Roman"/>
          <w:sz w:val="28"/>
          <w:szCs w:val="28"/>
        </w:rPr>
      </w:pPr>
      <w:bookmarkStart w:id="21" w:name="_Toc506747617"/>
      <w:bookmarkStart w:id="22" w:name="_Toc510730499"/>
      <w:r w:rsidRPr="0035659C">
        <w:rPr>
          <w:rFonts w:ascii="Times New Roman" w:hAnsi="Times New Roman"/>
          <w:sz w:val="28"/>
          <w:szCs w:val="28"/>
        </w:rPr>
        <w:t>Допущена к защите «___» ________ 20__</w:t>
      </w:r>
      <w:bookmarkEnd w:id="21"/>
      <w:bookmarkEnd w:id="22"/>
    </w:p>
    <w:p w:rsidR="00A02E45" w:rsidRPr="0035659C" w:rsidRDefault="00A02E45" w:rsidP="0035659C">
      <w:pPr>
        <w:spacing w:line="240" w:lineRule="auto"/>
        <w:outlineLvl w:val="0"/>
        <w:rPr>
          <w:rFonts w:ascii="Times New Roman" w:hAnsi="Times New Roman"/>
          <w:sz w:val="28"/>
          <w:szCs w:val="28"/>
        </w:rPr>
      </w:pPr>
      <w:bookmarkStart w:id="23" w:name="_Toc506747618"/>
      <w:bookmarkStart w:id="24" w:name="_Toc510730500"/>
      <w:r w:rsidRPr="0035659C">
        <w:rPr>
          <w:rFonts w:ascii="Times New Roman" w:hAnsi="Times New Roman"/>
          <w:sz w:val="28"/>
          <w:szCs w:val="28"/>
        </w:rPr>
        <w:t>Зав.кафедрой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5659C">
        <w:rPr>
          <w:rFonts w:ascii="Times New Roman" w:hAnsi="Times New Roman"/>
          <w:sz w:val="28"/>
          <w:szCs w:val="28"/>
        </w:rPr>
        <w:t>___________________</w:t>
      </w:r>
      <w:bookmarkEnd w:id="23"/>
      <w:bookmarkEnd w:id="24"/>
    </w:p>
    <w:p w:rsidR="00A02E45" w:rsidRPr="0035659C" w:rsidRDefault="00A02E45" w:rsidP="00AB2890">
      <w:pPr>
        <w:spacing w:line="240" w:lineRule="auto"/>
        <w:ind w:left="708" w:firstLine="708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bookmarkStart w:id="25" w:name="_Toc506747619"/>
      <w:bookmarkStart w:id="26" w:name="_Toc510730501"/>
      <w:r w:rsidRPr="0035659C">
        <w:rPr>
          <w:rFonts w:ascii="Times New Roman" w:hAnsi="Times New Roman"/>
          <w:sz w:val="28"/>
          <w:szCs w:val="28"/>
        </w:rPr>
        <w:t>подпись зав.кафедрой</w:t>
      </w:r>
      <w:bookmarkEnd w:id="25"/>
      <w:bookmarkEnd w:id="26"/>
    </w:p>
    <w:p w:rsidR="00A02E45" w:rsidRDefault="00A02E45" w:rsidP="0035659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</w:t>
      </w:r>
    </w:p>
    <w:p w:rsidR="00A02E45" w:rsidRDefault="00A02E45" w:rsidP="00D46FAF">
      <w:pPr>
        <w:spacing w:after="0" w:line="240" w:lineRule="auto"/>
        <w:jc w:val="center"/>
        <w:rPr>
          <w:ins w:id="27" w:author="VAK" w:date="2018-04-05T22:26:00Z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2018</w:t>
      </w:r>
    </w:p>
    <w:p w:rsidR="00A02E45" w:rsidRDefault="00A02E45" w:rsidP="00D46F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ins w:id="28" w:author="VAK" w:date="2018-04-05T22:26:00Z">
        <w:r>
          <w:rPr>
            <w:rFonts w:ascii="Times New Roman" w:hAnsi="Times New Roman"/>
            <w:sz w:val="28"/>
            <w:szCs w:val="28"/>
          </w:rPr>
          <w:br w:type="page"/>
        </w:r>
      </w:ins>
    </w:p>
    <w:p w:rsidR="00A02E45" w:rsidRDefault="00A02E45" w:rsidP="00D46F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2E45" w:rsidRPr="006470C0" w:rsidRDefault="00A02E45" w:rsidP="00D2249F">
      <w:pPr>
        <w:jc w:val="center"/>
        <w:rPr>
          <w:rFonts w:ascii="Times New Roman" w:hAnsi="Times New Roman"/>
          <w:sz w:val="32"/>
          <w:szCs w:val="32"/>
        </w:rPr>
      </w:pPr>
      <w:r w:rsidRPr="006470C0">
        <w:rPr>
          <w:rFonts w:ascii="Times New Roman" w:hAnsi="Times New Roman"/>
          <w:sz w:val="32"/>
          <w:szCs w:val="32"/>
        </w:rPr>
        <w:t>Оглавление</w:t>
      </w:r>
    </w:p>
    <w:commentRangeStart w:id="29"/>
    <w:p w:rsidR="00A02E45" w:rsidRDefault="00A02E45">
      <w:pPr>
        <w:pStyle w:val="TOC1"/>
        <w:numPr>
          <w:ins w:id="30" w:author="VAK" w:date="2018-04-05T22:26:00Z"/>
        </w:numPr>
        <w:tabs>
          <w:tab w:val="right" w:leader="dot" w:pos="9345"/>
        </w:tabs>
        <w:rPr>
          <w:ins w:id="31" w:author="VAK" w:date="2018-04-05T22:26:00Z"/>
          <w:noProof/>
          <w:sz w:val="24"/>
          <w:szCs w:val="24"/>
        </w:rPr>
      </w:pPr>
      <w:r w:rsidRPr="00D46FAF">
        <w:rPr>
          <w:szCs w:val="28"/>
        </w:rPr>
        <w:fldChar w:fldCharType="begin"/>
      </w:r>
      <w:r w:rsidRPr="00D46FAF">
        <w:rPr>
          <w:szCs w:val="28"/>
        </w:rPr>
        <w:instrText xml:space="preserve"> TOC \o "1-3" \h \z \u </w:instrText>
      </w:r>
      <w:r w:rsidRPr="00D46FAF">
        <w:rPr>
          <w:szCs w:val="28"/>
        </w:rPr>
        <w:fldChar w:fldCharType="separate"/>
      </w:r>
      <w:ins w:id="3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"_Toc510730489"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3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b/>
            <w:noProof/>
          </w:rPr>
          <w:t>«ВЛИЯНИЕ ВЯЗКОСТИ НА ХАРАКТЕРИСТИКИ СТОЯЧИХ ПОВЕРХНОСТНЫХ ВОЛН»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_Toc510730489 \h </w:instrText>
        </w:r>
      </w:ins>
      <w:r>
        <w:rPr>
          <w:noProof/>
        </w:rPr>
      </w:r>
      <w:ins w:id="3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35" w:author="VAK" w:date="2018-04-05T22:26:00Z"/>
        </w:numPr>
        <w:tabs>
          <w:tab w:val="right" w:leader="dot" w:pos="9345"/>
        </w:tabs>
        <w:rPr>
          <w:ins w:id="36" w:author="VAK" w:date="2018-04-05T22:26:00Z"/>
          <w:noProof/>
          <w:sz w:val="24"/>
          <w:szCs w:val="24"/>
        </w:rPr>
      </w:pPr>
      <w:ins w:id="3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"_Toc510730490"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3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Выполнила студентка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_Toc510730490 \h </w:instrText>
        </w:r>
      </w:ins>
      <w:r>
        <w:rPr>
          <w:noProof/>
        </w:rPr>
      </w:r>
      <w:ins w:id="3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40" w:author="VAK" w:date="2018-04-05T22:26:00Z"/>
        </w:numPr>
        <w:tabs>
          <w:tab w:val="right" w:leader="dot" w:pos="9345"/>
        </w:tabs>
        <w:rPr>
          <w:ins w:id="41" w:author="VAK" w:date="2018-04-05T22:26:00Z"/>
          <w:noProof/>
          <w:sz w:val="24"/>
          <w:szCs w:val="24"/>
        </w:rPr>
      </w:pPr>
      <w:ins w:id="4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"_Toc510730491"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4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430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_Toc510730491 \h </w:instrText>
        </w:r>
      </w:ins>
      <w:r>
        <w:rPr>
          <w:noProof/>
        </w:rPr>
      </w:r>
      <w:ins w:id="4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45" w:author="VAK" w:date="2018-04-05T22:26:00Z"/>
        </w:numPr>
        <w:tabs>
          <w:tab w:val="right" w:leader="dot" w:pos="9345"/>
        </w:tabs>
        <w:rPr>
          <w:ins w:id="46" w:author="VAK" w:date="2018-04-05T22:26:00Z"/>
          <w:noProof/>
          <w:sz w:val="24"/>
          <w:szCs w:val="24"/>
        </w:rPr>
      </w:pPr>
      <w:ins w:id="4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"_Toc510730492"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4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МЕРШАВКА АНАСТАСИЯ ДМИТРИЕВНА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_Toc510730492 \h </w:instrText>
        </w:r>
      </w:ins>
      <w:r>
        <w:rPr>
          <w:noProof/>
        </w:rPr>
      </w:r>
      <w:ins w:id="4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50" w:author="VAK" w:date="2018-04-05T22:26:00Z"/>
        </w:numPr>
        <w:tabs>
          <w:tab w:val="right" w:leader="dot" w:pos="9345"/>
        </w:tabs>
        <w:rPr>
          <w:ins w:id="51" w:author="VAK" w:date="2018-04-05T22:26:00Z"/>
          <w:noProof/>
          <w:sz w:val="24"/>
          <w:szCs w:val="24"/>
        </w:rPr>
      </w:pPr>
      <w:ins w:id="5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"_Toc510730493"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5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______________________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_Toc510730493 \h </w:instrText>
        </w:r>
      </w:ins>
      <w:r>
        <w:rPr>
          <w:noProof/>
        </w:rPr>
      </w:r>
      <w:ins w:id="5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55" w:author="VAK" w:date="2018-04-05T22:26:00Z"/>
        </w:numPr>
        <w:tabs>
          <w:tab w:val="right" w:leader="dot" w:pos="9345"/>
        </w:tabs>
        <w:rPr>
          <w:ins w:id="56" w:author="VAK" w:date="2018-04-05T22:26:00Z"/>
          <w:noProof/>
          <w:sz w:val="24"/>
          <w:szCs w:val="24"/>
        </w:rPr>
      </w:pPr>
      <w:ins w:id="5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"_Toc510730494"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5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подпись студента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_Toc510730494 \h </w:instrText>
        </w:r>
      </w:ins>
      <w:r>
        <w:rPr>
          <w:noProof/>
        </w:rPr>
      </w:r>
      <w:ins w:id="5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60" w:author="VAK" w:date="2018-04-05T22:26:00Z"/>
        </w:numPr>
        <w:tabs>
          <w:tab w:val="right" w:leader="dot" w:pos="9345"/>
        </w:tabs>
        <w:rPr>
          <w:ins w:id="61" w:author="VAK" w:date="2018-04-05T22:26:00Z"/>
          <w:noProof/>
          <w:sz w:val="24"/>
          <w:szCs w:val="24"/>
        </w:rPr>
      </w:pPr>
      <w:ins w:id="6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"_Toc510730495"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6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Научный руководитель: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_Toc510730495 \h </w:instrText>
        </w:r>
      </w:ins>
      <w:r>
        <w:rPr>
          <w:noProof/>
        </w:rPr>
      </w:r>
      <w:ins w:id="6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65" w:author="VAK" w:date="2018-04-05T22:26:00Z"/>
        </w:numPr>
        <w:tabs>
          <w:tab w:val="right" w:leader="dot" w:pos="9345"/>
        </w:tabs>
        <w:rPr>
          <w:ins w:id="66" w:author="VAK" w:date="2018-04-05T22:26:00Z"/>
          <w:noProof/>
          <w:sz w:val="24"/>
          <w:szCs w:val="24"/>
        </w:rPr>
      </w:pPr>
      <w:ins w:id="6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"_Toc510730496"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6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(имя)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_Toc510730496 \h </w:instrText>
        </w:r>
      </w:ins>
      <w:r>
        <w:rPr>
          <w:noProof/>
        </w:rPr>
      </w:r>
      <w:ins w:id="6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70" w:author="VAK" w:date="2018-04-05T22:26:00Z"/>
        </w:numPr>
        <w:tabs>
          <w:tab w:val="right" w:leader="dot" w:pos="9345"/>
        </w:tabs>
        <w:rPr>
          <w:ins w:id="71" w:author="VAK" w:date="2018-04-05T22:26:00Z"/>
          <w:noProof/>
          <w:sz w:val="24"/>
          <w:szCs w:val="24"/>
        </w:rPr>
      </w:pPr>
      <w:ins w:id="7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"_Toc510730497"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7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______________________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_Toc510730497 \h </w:instrText>
        </w:r>
      </w:ins>
      <w:r>
        <w:rPr>
          <w:noProof/>
        </w:rPr>
      </w:r>
      <w:ins w:id="7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75" w:author="VAK" w:date="2018-04-05T22:26:00Z"/>
        </w:numPr>
        <w:tabs>
          <w:tab w:val="right" w:leader="dot" w:pos="9345"/>
        </w:tabs>
        <w:rPr>
          <w:ins w:id="76" w:author="VAK" w:date="2018-04-05T22:26:00Z"/>
          <w:noProof/>
          <w:sz w:val="24"/>
          <w:szCs w:val="24"/>
        </w:rPr>
      </w:pPr>
      <w:ins w:id="7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"_Toc510730498"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7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подпись научного руководителя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_Toc510730498 \h </w:instrText>
        </w:r>
      </w:ins>
      <w:r>
        <w:rPr>
          <w:noProof/>
        </w:rPr>
      </w:r>
      <w:ins w:id="7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80" w:author="VAK" w:date="2018-04-05T22:26:00Z"/>
        </w:numPr>
        <w:tabs>
          <w:tab w:val="right" w:leader="dot" w:pos="9345"/>
        </w:tabs>
        <w:rPr>
          <w:ins w:id="81" w:author="VAK" w:date="2018-04-05T22:26:00Z"/>
          <w:noProof/>
          <w:sz w:val="24"/>
          <w:szCs w:val="24"/>
        </w:rPr>
      </w:pPr>
      <w:ins w:id="8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"_Toc510730499"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8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Допущена к защите «___» ________ 20__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_Toc510730499 \h </w:instrText>
        </w:r>
      </w:ins>
      <w:r>
        <w:rPr>
          <w:noProof/>
        </w:rPr>
      </w:r>
      <w:ins w:id="8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85" w:author="VAK" w:date="2018-04-05T22:26:00Z"/>
        </w:numPr>
        <w:tabs>
          <w:tab w:val="right" w:leader="dot" w:pos="9345"/>
        </w:tabs>
        <w:rPr>
          <w:ins w:id="86" w:author="VAK" w:date="2018-04-05T22:26:00Z"/>
          <w:noProof/>
          <w:sz w:val="24"/>
          <w:szCs w:val="24"/>
        </w:rPr>
      </w:pPr>
      <w:ins w:id="8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"_Toc510730500"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8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Зав.кафедрой ___________________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_Toc510730500 \h </w:instrText>
        </w:r>
      </w:ins>
      <w:r>
        <w:rPr>
          <w:noProof/>
        </w:rPr>
      </w:r>
      <w:ins w:id="8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90" w:author="VAK" w:date="2018-04-05T22:26:00Z"/>
        </w:numPr>
        <w:tabs>
          <w:tab w:val="right" w:leader="dot" w:pos="9345"/>
        </w:tabs>
        <w:rPr>
          <w:ins w:id="91" w:author="VAK" w:date="2018-04-05T22:26:00Z"/>
          <w:noProof/>
          <w:sz w:val="24"/>
          <w:szCs w:val="24"/>
        </w:rPr>
      </w:pPr>
      <w:ins w:id="9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"_Toc510730501"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9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подпись зав.кафедрой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_Toc510730501 \h </w:instrText>
        </w:r>
      </w:ins>
      <w:r>
        <w:rPr>
          <w:noProof/>
        </w:rPr>
      </w:r>
      <w:ins w:id="9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95" w:author="VAK" w:date="2018-04-05T22:26:00Z"/>
        </w:numPr>
        <w:tabs>
          <w:tab w:val="right" w:leader="dot" w:pos="9345"/>
        </w:tabs>
        <w:rPr>
          <w:ins w:id="96" w:author="VAK" w:date="2018-04-05T22:26:00Z"/>
          <w:noProof/>
          <w:sz w:val="24"/>
          <w:szCs w:val="24"/>
        </w:rPr>
      </w:pPr>
      <w:ins w:id="9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"_Toc510730502"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9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b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_Toc510730502 \h </w:instrText>
        </w:r>
      </w:ins>
      <w:r>
        <w:rPr>
          <w:noProof/>
        </w:rPr>
      </w:r>
      <w:ins w:id="9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1"/>
        <w:numPr>
          <w:ins w:id="100" w:author="VAK" w:date="2018-04-05T22:26:00Z"/>
        </w:numPr>
        <w:tabs>
          <w:tab w:val="right" w:leader="dot" w:pos="9345"/>
        </w:tabs>
        <w:rPr>
          <w:ins w:id="101" w:author="VAK" w:date="2018-04-05T22:26:00Z"/>
          <w:noProof/>
          <w:sz w:val="24"/>
          <w:szCs w:val="24"/>
        </w:rPr>
      </w:pPr>
      <w:ins w:id="10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"_Toc510730503"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10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b/>
            <w:noProof/>
          </w:rPr>
          <w:t>ГЛАВА 1.  РЕГУЛЯРИЗАЦИЯ РАЗРУШАЮЩИХСЯ ВОЛН ФАРАДЕЯ: ОБЗОР ИМЕЮЩИХСЯ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_Toc510730503 \h </w:instrText>
        </w:r>
      </w:ins>
      <w:r>
        <w:rPr>
          <w:noProof/>
        </w:rPr>
      </w:r>
      <w:ins w:id="10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2"/>
        <w:numPr>
          <w:ins w:id="105" w:author="VAK" w:date="2018-04-05T22:26:00Z"/>
        </w:numPr>
        <w:tabs>
          <w:tab w:val="right" w:leader="dot" w:pos="9345"/>
        </w:tabs>
        <w:rPr>
          <w:ins w:id="106" w:author="VAK" w:date="2018-04-05T22:26:00Z"/>
          <w:rFonts w:ascii="Times New Roman" w:hAnsi="Times New Roman"/>
          <w:noProof/>
          <w:sz w:val="24"/>
          <w:szCs w:val="24"/>
        </w:rPr>
      </w:pPr>
      <w:ins w:id="107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"_Toc510730504"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108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 xml:space="preserve">1.1. Теоретическая модель поверхностных волн Фарадея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_Toc510730504 \h </w:instrText>
        </w:r>
      </w:ins>
      <w:r>
        <w:rPr>
          <w:noProof/>
        </w:rPr>
      </w:r>
      <w:ins w:id="109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RDefault="00A02E45">
      <w:pPr>
        <w:pStyle w:val="TOC2"/>
        <w:numPr>
          <w:ins w:id="110" w:author="VAK" w:date="2018-04-05T22:26:00Z"/>
        </w:numPr>
        <w:tabs>
          <w:tab w:val="right" w:leader="dot" w:pos="9345"/>
        </w:tabs>
        <w:rPr>
          <w:ins w:id="111" w:author="VAK" w:date="2018-04-05T22:26:00Z"/>
          <w:rFonts w:ascii="Times New Roman" w:hAnsi="Times New Roman"/>
          <w:noProof/>
          <w:sz w:val="24"/>
          <w:szCs w:val="24"/>
        </w:rPr>
      </w:pPr>
      <w:ins w:id="112" w:author="VAK" w:date="2018-04-05T22:26:00Z">
        <w:r w:rsidRPr="00B17509">
          <w:rPr>
            <w:rStyle w:val="Hyperlink"/>
            <w:noProof/>
          </w:rPr>
          <w:fldChar w:fldCharType="begin"/>
        </w:r>
        <w:r w:rsidRPr="00B17509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"_Toc510730505"</w:instrText>
        </w:r>
        <w:r w:rsidRPr="00B17509">
          <w:rPr>
            <w:rStyle w:val="Hyperlink"/>
            <w:noProof/>
          </w:rPr>
          <w:instrText xml:space="preserve"> </w:instrText>
        </w:r>
      </w:ins>
      <w:r w:rsidRPr="007D62DF">
        <w:rPr>
          <w:noProof/>
          <w:color w:val="0563C1"/>
          <w:u w:val="single"/>
        </w:rPr>
      </w:r>
      <w:ins w:id="113" w:author="VAK" w:date="2018-04-05T22:26:00Z">
        <w:r w:rsidRPr="00B17509">
          <w:rPr>
            <w:rStyle w:val="Hyperlink"/>
            <w:noProof/>
          </w:rPr>
          <w:fldChar w:fldCharType="separate"/>
        </w:r>
        <w:r w:rsidRPr="00B17509">
          <w:rPr>
            <w:rStyle w:val="Hyperlink"/>
            <w:noProof/>
          </w:rPr>
          <w:t>1.</w:t>
        </w:r>
        <w:r w:rsidRPr="00B17509">
          <w:rPr>
            <w:rStyle w:val="Hyperlink"/>
            <w:noProof/>
            <w:lang w:val="en-US"/>
          </w:rPr>
          <w:t>2</w:t>
        </w:r>
        <w:r w:rsidRPr="00B17509">
          <w:rPr>
            <w:rStyle w:val="Hyperlink"/>
            <w:noProof/>
          </w:rPr>
          <w:t xml:space="preserve">. Теоретическая модель волн Фарадея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_Toc510730505 \h </w:instrText>
        </w:r>
      </w:ins>
      <w:r>
        <w:rPr>
          <w:noProof/>
        </w:rPr>
      </w:r>
      <w:ins w:id="114" w:author="VAK" w:date="2018-04-05T22:26:00Z"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B17509">
          <w:rPr>
            <w:rStyle w:val="Hyperlink"/>
            <w:noProof/>
          </w:rPr>
          <w:fldChar w:fldCharType="end"/>
        </w:r>
      </w:ins>
    </w:p>
    <w:p w:rsidR="00A02E45" w:rsidDel="007D62DF" w:rsidRDefault="00A02E45">
      <w:pPr>
        <w:pStyle w:val="TOC1"/>
        <w:tabs>
          <w:tab w:val="right" w:leader="dot" w:pos="9345"/>
        </w:tabs>
        <w:rPr>
          <w:del w:id="115" w:author="VAK" w:date="2018-04-05T22:26:00Z"/>
          <w:noProof/>
          <w:sz w:val="24"/>
          <w:szCs w:val="24"/>
        </w:rPr>
      </w:pPr>
      <w:del w:id="116" w:author="VAK" w:date="2018-04-05T22:26:00Z">
        <w:r w:rsidRPr="007D62DF" w:rsidDel="007D62DF">
          <w:rPr>
            <w:rStyle w:val="Hyperlink"/>
            <w:b/>
            <w:noProof/>
          </w:rPr>
          <w:delText>«ВЛИЯНИЕ ВЯЗКОСТИ НА ХАРАКТЕРИСТИКИ СТОЯЧИХ ПОВЕРХНОСТНЫХ ВОЛН»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17" w:author="VAK" w:date="2018-04-05T22:26:00Z"/>
          <w:noProof/>
          <w:sz w:val="24"/>
          <w:szCs w:val="24"/>
        </w:rPr>
      </w:pPr>
      <w:del w:id="118" w:author="VAK" w:date="2018-04-05T22:26:00Z">
        <w:r w:rsidRPr="007D62DF" w:rsidDel="007D62DF">
          <w:rPr>
            <w:rStyle w:val="Hyperlink"/>
            <w:noProof/>
          </w:rPr>
          <w:delText>Выполнила студентка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19" w:author="VAK" w:date="2018-04-05T22:26:00Z"/>
          <w:noProof/>
          <w:sz w:val="24"/>
          <w:szCs w:val="24"/>
        </w:rPr>
      </w:pPr>
      <w:del w:id="120" w:author="VAK" w:date="2018-04-05T22:26:00Z">
        <w:r w:rsidRPr="007D62DF" w:rsidDel="007D62DF">
          <w:rPr>
            <w:rStyle w:val="Hyperlink"/>
            <w:noProof/>
          </w:rPr>
          <w:delText>430 группы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21" w:author="VAK" w:date="2018-04-05T22:26:00Z"/>
          <w:noProof/>
          <w:sz w:val="24"/>
          <w:szCs w:val="24"/>
        </w:rPr>
      </w:pPr>
      <w:del w:id="122" w:author="VAK" w:date="2018-04-05T22:26:00Z">
        <w:r w:rsidRPr="007D62DF" w:rsidDel="007D62DF">
          <w:rPr>
            <w:rStyle w:val="Hyperlink"/>
            <w:noProof/>
          </w:rPr>
          <w:delText>МЕРШАВКА АНАСТАСИЯ ДМИТРИЕВНА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23" w:author="VAK" w:date="2018-04-05T22:26:00Z"/>
          <w:noProof/>
          <w:sz w:val="24"/>
          <w:szCs w:val="24"/>
        </w:rPr>
      </w:pPr>
      <w:del w:id="124" w:author="VAK" w:date="2018-04-05T22:26:00Z">
        <w:r w:rsidRPr="007D62DF" w:rsidDel="007D62DF">
          <w:rPr>
            <w:rStyle w:val="Hyperlink"/>
            <w:noProof/>
          </w:rPr>
          <w:delText>______________________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25" w:author="VAK" w:date="2018-04-05T22:26:00Z"/>
          <w:noProof/>
          <w:sz w:val="24"/>
          <w:szCs w:val="24"/>
        </w:rPr>
      </w:pPr>
      <w:del w:id="126" w:author="VAK" w:date="2018-04-05T22:26:00Z">
        <w:r w:rsidRPr="007D62DF" w:rsidDel="007D62DF">
          <w:rPr>
            <w:rStyle w:val="Hyperlink"/>
            <w:noProof/>
          </w:rPr>
          <w:delText>подпись студента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27" w:author="VAK" w:date="2018-04-05T22:26:00Z"/>
          <w:noProof/>
          <w:sz w:val="24"/>
          <w:szCs w:val="24"/>
        </w:rPr>
      </w:pPr>
      <w:del w:id="128" w:author="VAK" w:date="2018-04-05T22:26:00Z">
        <w:r w:rsidRPr="007D62DF" w:rsidDel="007D62DF">
          <w:rPr>
            <w:rStyle w:val="Hyperlink"/>
            <w:noProof/>
          </w:rPr>
          <w:delText>Научный руководитель: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29" w:author="VAK" w:date="2018-04-05T22:26:00Z"/>
          <w:noProof/>
          <w:sz w:val="24"/>
          <w:szCs w:val="24"/>
        </w:rPr>
      </w:pPr>
      <w:del w:id="130" w:author="VAK" w:date="2018-04-05T22:26:00Z">
        <w:r w:rsidRPr="007D62DF" w:rsidDel="007D62DF">
          <w:rPr>
            <w:rStyle w:val="Hyperlink"/>
            <w:noProof/>
          </w:rPr>
          <w:delText>(имя)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31" w:author="VAK" w:date="2018-04-05T22:26:00Z"/>
          <w:noProof/>
          <w:sz w:val="24"/>
          <w:szCs w:val="24"/>
        </w:rPr>
      </w:pPr>
      <w:del w:id="132" w:author="VAK" w:date="2018-04-05T22:26:00Z">
        <w:r w:rsidRPr="007D62DF" w:rsidDel="007D62DF">
          <w:rPr>
            <w:rStyle w:val="Hyperlink"/>
            <w:noProof/>
          </w:rPr>
          <w:delText>______________________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33" w:author="VAK" w:date="2018-04-05T22:26:00Z"/>
          <w:noProof/>
          <w:sz w:val="24"/>
          <w:szCs w:val="24"/>
        </w:rPr>
      </w:pPr>
      <w:del w:id="134" w:author="VAK" w:date="2018-04-05T22:26:00Z">
        <w:r w:rsidRPr="007D62DF" w:rsidDel="007D62DF">
          <w:rPr>
            <w:rStyle w:val="Hyperlink"/>
            <w:noProof/>
          </w:rPr>
          <w:delText>подпись научного руководителя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35" w:author="VAK" w:date="2018-04-05T22:26:00Z"/>
          <w:noProof/>
          <w:sz w:val="24"/>
          <w:szCs w:val="24"/>
        </w:rPr>
      </w:pPr>
      <w:del w:id="136" w:author="VAK" w:date="2018-04-05T22:26:00Z">
        <w:r w:rsidRPr="007D62DF" w:rsidDel="007D62DF">
          <w:rPr>
            <w:rStyle w:val="Hyperlink"/>
            <w:noProof/>
          </w:rPr>
          <w:delText>Допущена к защите «___» ________ 20__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37" w:author="VAK" w:date="2018-04-05T22:26:00Z"/>
          <w:noProof/>
          <w:sz w:val="24"/>
          <w:szCs w:val="24"/>
        </w:rPr>
      </w:pPr>
      <w:del w:id="138" w:author="VAK" w:date="2018-04-05T22:26:00Z">
        <w:r w:rsidRPr="007D62DF" w:rsidDel="007D62DF">
          <w:rPr>
            <w:rStyle w:val="Hyperlink"/>
            <w:noProof/>
          </w:rPr>
          <w:delText>Зав.кафедрой ___________________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Del="007D62DF" w:rsidRDefault="00A02E45">
      <w:pPr>
        <w:pStyle w:val="TOC1"/>
        <w:tabs>
          <w:tab w:val="right" w:leader="dot" w:pos="9345"/>
        </w:tabs>
        <w:rPr>
          <w:del w:id="139" w:author="VAK" w:date="2018-04-05T22:26:00Z"/>
          <w:noProof/>
          <w:sz w:val="24"/>
          <w:szCs w:val="24"/>
        </w:rPr>
      </w:pPr>
      <w:del w:id="140" w:author="VAK" w:date="2018-04-05T22:26:00Z">
        <w:r w:rsidRPr="007D62DF" w:rsidDel="007D62DF">
          <w:rPr>
            <w:rStyle w:val="Hyperlink"/>
            <w:noProof/>
          </w:rPr>
          <w:delText>подпись зав.кафедрой</w:delText>
        </w:r>
        <w:r w:rsidDel="007D62DF">
          <w:rPr>
            <w:noProof/>
            <w:webHidden/>
          </w:rPr>
          <w:tab/>
          <w:delText>1</w:delText>
        </w:r>
      </w:del>
    </w:p>
    <w:p w:rsidR="00A02E45" w:rsidRDefault="00A02E45">
      <w:r w:rsidRPr="00D46FAF">
        <w:rPr>
          <w:szCs w:val="28"/>
        </w:rPr>
        <w:fldChar w:fldCharType="end"/>
      </w:r>
      <w:commentRangeEnd w:id="29"/>
      <w:r>
        <w:rPr>
          <w:rStyle w:val="CommentReference"/>
        </w:rPr>
        <w:commentReference w:id="29"/>
      </w:r>
    </w:p>
    <w:p w:rsidR="00A02E45" w:rsidRPr="001B7CD8" w:rsidRDefault="00A02E45" w:rsidP="00F73CCD">
      <w:pPr>
        <w:pStyle w:val="Heading3"/>
        <w:rPr>
          <w:rFonts w:ascii="Times New Roman" w:hAnsi="Times New Roman"/>
          <w:sz w:val="28"/>
          <w:szCs w:val="28"/>
        </w:rPr>
      </w:pPr>
    </w:p>
    <w:p w:rsidR="00A02E45" w:rsidRPr="001B7CD8" w:rsidRDefault="00A02E45" w:rsidP="001B7CD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02E45" w:rsidRPr="001B7CD8" w:rsidRDefault="00A02E45" w:rsidP="001B7CD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02E45" w:rsidRDefault="00A02E45" w:rsidP="001B7CD8">
      <w:pPr>
        <w:spacing w:line="360" w:lineRule="auto"/>
        <w:jc w:val="center"/>
        <w:rPr>
          <w:sz w:val="28"/>
          <w:szCs w:val="28"/>
        </w:rPr>
      </w:pPr>
    </w:p>
    <w:p w:rsidR="00A02E45" w:rsidRDefault="00A02E45" w:rsidP="001B7CD8">
      <w:pPr>
        <w:rPr>
          <w:sz w:val="24"/>
          <w:szCs w:val="24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Pr="00CC7DB9" w:rsidRDefault="00A02E45" w:rsidP="00CC7DB9">
      <w:pPr>
        <w:pStyle w:val="Heading1"/>
        <w:jc w:val="center"/>
        <w:rPr>
          <w:rFonts w:ascii="Times New Roman" w:hAnsi="Times New Roman"/>
          <w:b/>
          <w:color w:val="auto"/>
        </w:rPr>
      </w:pPr>
      <w:r>
        <w:br w:type="page"/>
      </w:r>
      <w:bookmarkStart w:id="141" w:name="_Toc510730502"/>
      <w:r w:rsidRPr="00CC7DB9">
        <w:rPr>
          <w:rFonts w:ascii="Times New Roman" w:hAnsi="Times New Roman"/>
          <w:b/>
          <w:color w:val="auto"/>
        </w:rPr>
        <w:t>АННОТАЦИЯ</w:t>
      </w:r>
      <w:bookmarkEnd w:id="141"/>
    </w:p>
    <w:p w:rsidR="00A02E45" w:rsidRDefault="00A02E45" w:rsidP="00CC7DB9"/>
    <w:p w:rsidR="00A02E45" w:rsidRDefault="00A02E45" w:rsidP="00CC7DB9">
      <w:r>
        <w:t>?????????</w:t>
      </w:r>
    </w:p>
    <w:p w:rsidR="00A02E45" w:rsidRDefault="00A02E45" w:rsidP="00CC7DB9">
      <w:pPr>
        <w:rPr>
          <w:ins w:id="142" w:author="VAK" w:date="2018-04-05T20:52:00Z"/>
        </w:rPr>
      </w:pPr>
      <w:ins w:id="143" w:author="VAK" w:date="2018-04-05T20:52:00Z">
        <w:r>
          <w:t>ДОЛЖНА БЫТЬ!!!</w:t>
        </w:r>
      </w:ins>
    </w:p>
    <w:p w:rsidR="00A02E45" w:rsidRPr="00CC7DB9" w:rsidRDefault="00A02E45" w:rsidP="00CC7DB9">
      <w:pPr>
        <w:numPr>
          <w:ins w:id="144" w:author="VAK" w:date="2018-04-05T20:52:00Z"/>
        </w:numPr>
      </w:pPr>
      <w:commentRangeStart w:id="145"/>
      <w:ins w:id="146" w:author="VAK" w:date="2018-04-05T20:53:00Z">
        <w:r>
          <w:t>В конце следует указать «Работа выполнена под руководством д.ф.-м.н. В.А. Калиниченко (ИПМех РАН) на экспериментальном стенде ПР-2М в Институте проблем</w:t>
        </w:r>
      </w:ins>
      <w:ins w:id="147" w:author="VAK" w:date="2018-04-05T20:54:00Z">
        <w:r>
          <w:t>….</w:t>
        </w:r>
      </w:ins>
      <w:commentRangeEnd w:id="145"/>
      <w:r>
        <w:rPr>
          <w:rStyle w:val="CommentReference"/>
        </w:rPr>
        <w:commentReference w:id="145"/>
      </w:r>
    </w:p>
    <w:p w:rsidR="00A02E45" w:rsidRP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  <w:rPrChange w:id="148" w:author="VAK" w:date="2018-04-05T20:53:00Z">
            <w:rPr>
              <w:rFonts w:ascii="Times New Roman" w:hAnsi="Times New Roman"/>
              <w:sz w:val="28"/>
              <w:szCs w:val="28"/>
              <w:lang w:val="en-US"/>
            </w:rPr>
          </w:rPrChange>
        </w:rPr>
      </w:pPr>
      <w:r w:rsidRPr="00CC7DB9">
        <w:rPr>
          <w:rFonts w:ascii="Times New Roman" w:hAnsi="Times New Roman"/>
          <w:sz w:val="28"/>
          <w:szCs w:val="28"/>
          <w:rPrChange w:id="149" w:author="VAK" w:date="2018-04-05T20:53:00Z">
            <w:rPr>
              <w:rFonts w:ascii="Times New Roman" w:hAnsi="Times New Roman"/>
              <w:sz w:val="28"/>
              <w:szCs w:val="28"/>
            </w:rPr>
          </w:rPrChange>
        </w:rPr>
        <w:br w:type="page"/>
      </w:r>
    </w:p>
    <w:p w:rsidR="00A02E45" w:rsidRPr="0033447C" w:rsidRDefault="00A02E45" w:rsidP="00D169DA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33447C">
        <w:rPr>
          <w:rFonts w:ascii="Times New Roman" w:hAnsi="Times New Roman"/>
          <w:sz w:val="32"/>
          <w:szCs w:val="32"/>
        </w:rPr>
        <w:t>ВВЕДЕНИЕ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3447C">
        <w:rPr>
          <w:rFonts w:ascii="Times New Roman" w:hAnsi="Times New Roman"/>
          <w:sz w:val="28"/>
          <w:szCs w:val="28"/>
        </w:rPr>
        <w:t>Настоящая работа посвящена изучению влияния вязкости на параметры стоячих поверхностных волн в вертикально колеблющемся прямоугольном сосуде. В гидродинамике стоячие волны, возбуждаемые при параметрическом резонансе в жидкости, подверженной вертикальным колебаниям</w:t>
      </w:r>
      <w:r w:rsidRPr="00692B68">
        <w:rPr>
          <w:rFonts w:ascii="Times New Roman" w:hAnsi="Times New Roman"/>
          <w:sz w:val="28"/>
          <w:szCs w:val="28"/>
        </w:rPr>
        <w:t>,</w:t>
      </w:r>
      <w:r w:rsidRPr="0033447C">
        <w:rPr>
          <w:rFonts w:ascii="Times New Roman" w:hAnsi="Times New Roman"/>
          <w:sz w:val="28"/>
          <w:szCs w:val="28"/>
        </w:rPr>
        <w:t xml:space="preserve"> называют волнами Фарадея. Частота этих волн кратна половине частоты колебаний сосуда с жидкостью, причем в отличие от чисто вынужденных стоячих волн только учет нелинейных эффектов позволяет определить характеристики установившегося волнового режима. </w:t>
      </w:r>
    </w:p>
    <w:p w:rsidR="00A02E45" w:rsidRDefault="00A02E45" w:rsidP="00CC7DB9">
      <w:pPr>
        <w:numPr>
          <w:ins w:id="150" w:author="VAK" w:date="2018-04-05T20:58:00Z"/>
        </w:numPr>
        <w:spacing w:line="360" w:lineRule="auto"/>
        <w:ind w:firstLine="708"/>
        <w:jc w:val="both"/>
        <w:rPr>
          <w:ins w:id="151" w:author="VAK" w:date="2018-04-05T20:58:00Z"/>
          <w:rFonts w:ascii="Times New Roman" w:hAnsi="Times New Roman"/>
          <w:sz w:val="28"/>
          <w:szCs w:val="28"/>
        </w:rPr>
      </w:pPr>
      <w:ins w:id="152" w:author="VAK" w:date="2018-04-05T20:58:00Z">
        <w:r>
          <w:rPr>
            <w:rFonts w:ascii="Times New Roman" w:hAnsi="Times New Roman"/>
            <w:sz w:val="28"/>
            <w:szCs w:val="28"/>
          </w:rPr>
          <w:t>Исследование стоячих волн является актуальной проблемой</w:t>
        </w:r>
        <w:r w:rsidRPr="00423F96"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в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контексте развития авиационно-космической техники, гражданского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строительства, ядерной технологии, транспортировки нефтепродуктов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морским и наземным транспортом.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Традиционно эти волны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исследуются и теоретически, и экспериментально. В значительной мере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интерес к волнам Фарадея обусловлен именно возможностью изучения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волновых движений жидкости с точки зрения общей теории волн.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Нелинейные по своей природе волны Фарадея обладают рядом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малоисследованных эффектов, характерных для стоячих волн большой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амплитуды. К ним относятся механизмы разрушения стоячих волн, процесс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массопереноса в колеблющейся жидкости и особенности взаимодействия</w:t>
        </w:r>
        <w:r>
          <w:rPr>
            <w:rFonts w:ascii="Times New Roman" w:hAnsi="Times New Roman"/>
            <w:sz w:val="28"/>
            <w:szCs w:val="28"/>
          </w:rPr>
          <w:t xml:space="preserve"> </w:t>
        </w:r>
        <w:r w:rsidRPr="00423F96">
          <w:rPr>
            <w:rFonts w:ascii="Times New Roman" w:hAnsi="Times New Roman"/>
            <w:sz w:val="28"/>
            <w:szCs w:val="28"/>
          </w:rPr>
          <w:t>стоячих волн с размываемым слоем донных осадков.</w:t>
        </w:r>
      </w:ins>
    </w:p>
    <w:p w:rsidR="00A02E45" w:rsidRDefault="00A02E45" w:rsidP="00D169DA">
      <w:pPr>
        <w:numPr>
          <w:ins w:id="153" w:author="VAK" w:date="2018-04-05T20:58:00Z"/>
        </w:numPr>
        <w:spacing w:line="360" w:lineRule="auto"/>
        <w:ind w:firstLine="708"/>
        <w:jc w:val="both"/>
        <w:rPr>
          <w:ins w:id="154" w:author="VAK" w:date="2018-04-05T20:58:00Z"/>
          <w:rFonts w:ascii="Times New Roman" w:hAnsi="Times New Roman"/>
          <w:sz w:val="28"/>
          <w:szCs w:val="28"/>
        </w:rPr>
      </w:pPr>
    </w:p>
    <w:p w:rsidR="00A02E45" w:rsidRDefault="00A02E45" w:rsidP="00D169DA">
      <w:pPr>
        <w:spacing w:line="360" w:lineRule="auto"/>
        <w:ind w:firstLine="708"/>
        <w:jc w:val="both"/>
        <w:rPr>
          <w:ins w:id="155" w:author="VAK" w:date="2018-04-05T21:31:00Z"/>
          <w:rFonts w:ascii="Times New Roman" w:hAnsi="Times New Roman"/>
          <w:sz w:val="28"/>
          <w:szCs w:val="28"/>
        </w:rPr>
      </w:pPr>
      <w:del w:id="156" w:author="VAK" w:date="2018-04-05T20:59:00Z">
        <w:r w:rsidRPr="0033447C" w:rsidDel="00CC7DB9">
          <w:rPr>
            <w:rFonts w:ascii="Times New Roman" w:hAnsi="Times New Roman"/>
            <w:sz w:val="28"/>
            <w:szCs w:val="28"/>
          </w:rPr>
          <w:delText>Предполагается</w:delText>
        </w:r>
      </w:del>
      <w:ins w:id="157" w:author="VAK" w:date="2018-04-05T20:59:00Z">
        <w:r>
          <w:rPr>
            <w:rFonts w:ascii="Times New Roman" w:hAnsi="Times New Roman"/>
            <w:sz w:val="28"/>
            <w:szCs w:val="28"/>
          </w:rPr>
          <w:t xml:space="preserve">Результаты </w:t>
        </w:r>
        <w:commentRangeStart w:id="158"/>
        <w:r>
          <w:rPr>
            <w:rFonts w:ascii="Times New Roman" w:hAnsi="Times New Roman"/>
            <w:sz w:val="28"/>
            <w:szCs w:val="28"/>
          </w:rPr>
          <w:t xml:space="preserve">экспериментов </w:t>
        </w:r>
        <w:r w:rsidRPr="00A02E45">
          <w:rPr>
            <w:rFonts w:ascii="Times New Roman" w:hAnsi="Times New Roman"/>
            <w:sz w:val="28"/>
            <w:szCs w:val="28"/>
            <w:rPrChange w:id="159" w:author="VAK" w:date="2018-04-05T21:00:00Z">
              <w:rPr>
                <w:rFonts w:ascii="Times New Roman" w:hAnsi="Times New Roman"/>
                <w:sz w:val="28"/>
                <w:szCs w:val="28"/>
                <w:lang w:val="en-US"/>
              </w:rPr>
            </w:rPrChange>
          </w:rPr>
          <w:t xml:space="preserve">[1] </w:t>
        </w:r>
      </w:ins>
      <w:commentRangeEnd w:id="158"/>
      <w:ins w:id="160" w:author="VAK" w:date="2018-04-05T21:00:00Z">
        <w:r>
          <w:rPr>
            <w:rStyle w:val="CommentReference"/>
          </w:rPr>
          <w:commentReference w:id="158"/>
        </w:r>
        <w:r>
          <w:rPr>
            <w:rFonts w:ascii="Times New Roman" w:hAnsi="Times New Roman"/>
            <w:sz w:val="28"/>
            <w:szCs w:val="28"/>
          </w:rPr>
          <w:t>показали</w:t>
        </w:r>
      </w:ins>
      <w:r w:rsidRPr="0033447C">
        <w:rPr>
          <w:rFonts w:ascii="Times New Roman" w:hAnsi="Times New Roman"/>
          <w:sz w:val="28"/>
          <w:szCs w:val="28"/>
        </w:rPr>
        <w:t>, что увеличение вязкости рабочей среды (по сравнению с водой) существенно изменяет динамику волновой моды и прив</w:t>
      </w:r>
      <w:r>
        <w:rPr>
          <w:rFonts w:ascii="Times New Roman" w:hAnsi="Times New Roman"/>
          <w:sz w:val="28"/>
          <w:szCs w:val="28"/>
        </w:rPr>
        <w:t>о</w:t>
      </w:r>
      <w:r w:rsidRPr="0033447C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</w:t>
      </w:r>
      <w:r w:rsidRPr="0033447C">
        <w:rPr>
          <w:rFonts w:ascii="Times New Roman" w:hAnsi="Times New Roman"/>
          <w:sz w:val="28"/>
          <w:szCs w:val="28"/>
        </w:rPr>
        <w:t xml:space="preserve">т к регуляризации волны при полном подавлении механизмов разрушения. </w:t>
      </w:r>
    </w:p>
    <w:p w:rsidR="00A02E45" w:rsidRPr="00A02E45" w:rsidRDefault="00A02E45" w:rsidP="00D169DA">
      <w:pPr>
        <w:numPr>
          <w:ins w:id="161" w:author="VAK" w:date="2018-04-05T21:31:00Z"/>
        </w:numPr>
        <w:spacing w:line="360" w:lineRule="auto"/>
        <w:ind w:firstLine="708"/>
        <w:jc w:val="both"/>
        <w:rPr>
          <w:ins w:id="162" w:author="VAK" w:date="2018-04-05T21:01:00Z"/>
          <w:rFonts w:ascii="Times New Roman" w:hAnsi="Times New Roman"/>
          <w:sz w:val="28"/>
          <w:szCs w:val="28"/>
          <w:lang w:val="en-US"/>
          <w:rPrChange w:id="163" w:author="VAK" w:date="2018-04-05T21:31:00Z">
            <w:rPr>
              <w:ins w:id="164" w:author="VAK" w:date="2018-04-05T21:01:00Z"/>
              <w:rFonts w:ascii="Times New Roman" w:hAnsi="Times New Roman"/>
              <w:sz w:val="28"/>
              <w:szCs w:val="28"/>
            </w:rPr>
          </w:rPrChange>
        </w:rPr>
      </w:pPr>
      <w:ins w:id="165" w:author="VAK" w:date="2018-04-05T21:31:00Z">
        <w:r w:rsidRPr="00A02E45">
          <w:rPr>
            <w:rFonts w:ascii="Times New Roman" w:hAnsi="Times New Roman"/>
            <w:sz w:val="28"/>
            <w:szCs w:val="28"/>
            <w:highlight w:val="yellow"/>
            <w:rPrChange w:id="166" w:author="VAK" w:date="2018-04-05T21:31:00Z">
              <w:rPr>
                <w:rFonts w:ascii="Times New Roman" w:hAnsi="Times New Roman"/>
                <w:sz w:val="28"/>
                <w:szCs w:val="28"/>
                <w:lang w:val="en-US"/>
              </w:rPr>
            </w:rPrChange>
          </w:rPr>
          <w:t xml:space="preserve">[1] </w:t>
        </w:r>
        <w:r w:rsidRPr="00A02E45">
          <w:rPr>
            <w:i/>
            <w:color w:val="000000"/>
            <w:highlight w:val="yellow"/>
            <w:rPrChange w:id="167" w:author="VAK" w:date="2018-04-05T21:31:00Z">
              <w:rPr>
                <w:i/>
                <w:color w:val="000000"/>
              </w:rPr>
            </w:rPrChange>
          </w:rPr>
          <w:t>Базилевский А.В., Калиниченко В.А., Рожков А.Н.</w:t>
        </w:r>
        <w:r w:rsidRPr="00A02E45">
          <w:rPr>
            <w:color w:val="000000"/>
            <w:highlight w:val="yellow"/>
            <w:rPrChange w:id="168" w:author="VAK" w:date="2018-04-05T21:31:00Z">
              <w:rPr>
                <w:color w:val="000000"/>
              </w:rPr>
            </w:rPrChange>
          </w:rPr>
          <w:t xml:space="preserve"> Влияние вязкости на характеристики стоячих поверхностных волн // Волны и вихри в сложных средах: 8-ая международная научная школа молодых ученых; 7 - 9 ноября </w:t>
        </w:r>
        <w:smartTag w:uri="urn:schemas-microsoft-com:office:smarttags" w:element="metricconverter">
          <w:smartTagPr>
            <w:attr w:name="ProductID" w:val="2017 г"/>
          </w:smartTagPr>
          <w:r w:rsidRPr="00A02E45">
            <w:rPr>
              <w:color w:val="000000"/>
              <w:highlight w:val="yellow"/>
              <w:rPrChange w:id="169" w:author="VAK" w:date="2018-04-05T21:31:00Z">
                <w:rPr>
                  <w:color w:val="000000"/>
                </w:rPr>
              </w:rPrChange>
            </w:rPr>
            <w:t>2017 г</w:t>
          </w:r>
        </w:smartTag>
        <w:r w:rsidRPr="00A02E45">
          <w:rPr>
            <w:color w:val="000000"/>
            <w:highlight w:val="yellow"/>
            <w:rPrChange w:id="170" w:author="VAK" w:date="2018-04-05T21:31:00Z">
              <w:rPr>
                <w:color w:val="000000"/>
              </w:rPr>
            </w:rPrChange>
          </w:rPr>
          <w:t>., Москва: Сборник материалов школы. - М.: ИПМех РАН, 2017. С.12-17. ISBN 978-5-91741-200-9</w:t>
        </w:r>
      </w:ins>
    </w:p>
    <w:p w:rsidR="00A02E45" w:rsidRPr="00D96D42" w:rsidRDefault="00A02E45" w:rsidP="00D169DA">
      <w:pPr>
        <w:numPr>
          <w:ins w:id="171" w:author="VAK" w:date="2018-04-05T21:31:00Z"/>
        </w:numPr>
        <w:spacing w:line="360" w:lineRule="auto"/>
        <w:ind w:firstLine="708"/>
        <w:jc w:val="both"/>
        <w:rPr>
          <w:ins w:id="172" w:author="VAK" w:date="2018-04-05T21:12:00Z"/>
          <w:rFonts w:ascii="Times New Roman" w:hAnsi="Times New Roman"/>
          <w:sz w:val="28"/>
          <w:szCs w:val="28"/>
        </w:rPr>
      </w:pPr>
      <w:ins w:id="173" w:author="VAK" w:date="2018-04-05T21:12:00Z">
        <w:r w:rsidRPr="00A02E45">
          <w:rPr>
            <w:rFonts w:ascii="Times New Roman" w:hAnsi="Times New Roman"/>
            <w:sz w:val="28"/>
            <w:szCs w:val="28"/>
            <w:rPrChange w:id="174" w:author="VAK" w:date="2018-04-05T21:12:00Z">
              <w:rPr>
                <w:szCs w:val="28"/>
              </w:rPr>
            </w:rPrChange>
          </w:rPr>
          <w:t>Целью данной работы является исследование</w:t>
        </w:r>
        <w:r>
          <w:rPr>
            <w:rFonts w:ascii="Times New Roman" w:hAnsi="Times New Roman"/>
            <w:sz w:val="28"/>
            <w:szCs w:val="28"/>
          </w:rPr>
          <w:t>…</w:t>
        </w:r>
      </w:ins>
    </w:p>
    <w:p w:rsidR="00A02E45" w:rsidRDefault="00A02E45" w:rsidP="00D169DA">
      <w:pPr>
        <w:numPr>
          <w:ins w:id="175" w:author="VAK" w:date="2018-04-05T21:31:00Z"/>
        </w:num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ins w:id="176" w:author="VAK" w:date="2018-04-05T21:01:00Z">
        <w:r>
          <w:rPr>
            <w:rFonts w:ascii="Times New Roman" w:hAnsi="Times New Roman"/>
            <w:sz w:val="28"/>
            <w:szCs w:val="28"/>
          </w:rPr>
          <w:t>В настоящей работе в</w:t>
        </w:r>
      </w:ins>
      <w:del w:id="177" w:author="VAK" w:date="2018-04-05T21:01:00Z">
        <w:r w:rsidRPr="0033447C" w:rsidDel="0016221C">
          <w:rPr>
            <w:rFonts w:ascii="Times New Roman" w:hAnsi="Times New Roman"/>
            <w:sz w:val="28"/>
            <w:szCs w:val="28"/>
          </w:rPr>
          <w:delText>В</w:delText>
        </w:r>
      </w:del>
      <w:r w:rsidRPr="0033447C">
        <w:rPr>
          <w:rFonts w:ascii="Times New Roman" w:hAnsi="Times New Roman"/>
          <w:sz w:val="28"/>
          <w:szCs w:val="28"/>
        </w:rPr>
        <w:t xml:space="preserve"> качестве базовой жидкости в исследовании </w:t>
      </w:r>
      <w:commentRangeStart w:id="178"/>
      <w:r w:rsidRPr="0033447C">
        <w:rPr>
          <w:rFonts w:ascii="Times New Roman" w:hAnsi="Times New Roman"/>
          <w:sz w:val="28"/>
          <w:szCs w:val="28"/>
        </w:rPr>
        <w:t xml:space="preserve">используется </w:t>
      </w:r>
      <w:commentRangeEnd w:id="178"/>
      <w:r>
        <w:rPr>
          <w:rStyle w:val="CommentReference"/>
        </w:rPr>
        <w:commentReference w:id="178"/>
      </w:r>
      <w:r w:rsidRPr="0033447C">
        <w:rPr>
          <w:rFonts w:ascii="Times New Roman" w:hAnsi="Times New Roman"/>
          <w:sz w:val="28"/>
          <w:szCs w:val="28"/>
        </w:rPr>
        <w:t xml:space="preserve">вода, </w:t>
      </w:r>
      <w:r>
        <w:rPr>
          <w:rFonts w:ascii="Times New Roman" w:hAnsi="Times New Roman"/>
          <w:sz w:val="28"/>
          <w:szCs w:val="28"/>
        </w:rPr>
        <w:t>рабочей средой служит</w:t>
      </w:r>
      <w:r w:rsidRPr="0033447C">
        <w:rPr>
          <w:rFonts w:ascii="Times New Roman" w:hAnsi="Times New Roman"/>
          <w:sz w:val="28"/>
          <w:szCs w:val="28"/>
        </w:rPr>
        <w:t xml:space="preserve"> водный раствор сахара.</w:t>
      </w:r>
      <w:r w:rsidRPr="00165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Изучается</w:t>
      </w:r>
      <w:r w:rsidRPr="00165C2B">
        <w:rPr>
          <w:rFonts w:ascii="Times New Roman" w:hAnsi="Times New Roman"/>
          <w:sz w:val="28"/>
          <w:szCs w:val="28"/>
        </w:rPr>
        <w:t xml:space="preserve"> влияние вязкости на частотный диапазон параметрического возбуждения волн, резонансные зависимости, процессы выхода колебаний на стационарный режим и затухани</w:t>
      </w:r>
      <w:r>
        <w:rPr>
          <w:rFonts w:ascii="Times New Roman" w:hAnsi="Times New Roman"/>
          <w:sz w:val="28"/>
          <w:szCs w:val="28"/>
        </w:rPr>
        <w:t>е</w:t>
      </w:r>
      <w:r w:rsidRPr="00165C2B">
        <w:rPr>
          <w:rFonts w:ascii="Times New Roman" w:hAnsi="Times New Roman"/>
          <w:sz w:val="28"/>
          <w:szCs w:val="28"/>
        </w:rPr>
        <w:t xml:space="preserve"> волн. </w:t>
      </w:r>
      <w:r>
        <w:rPr>
          <w:rFonts w:ascii="Times New Roman" w:hAnsi="Times New Roman"/>
          <w:sz w:val="28"/>
          <w:szCs w:val="28"/>
        </w:rPr>
        <w:t>Используется</w:t>
      </w:r>
      <w:r w:rsidRPr="00165C2B">
        <w:rPr>
          <w:rFonts w:ascii="Times New Roman" w:hAnsi="Times New Roman"/>
          <w:sz w:val="28"/>
          <w:szCs w:val="28"/>
        </w:rPr>
        <w:t xml:space="preserve"> численный анализ дисперсионного соотношения для гравитационно-капиллярных волн с целью выявления существования области капиллярной отсечки, где вязкая диссипация становится доминирующим фактором, и происходит подавление коротких волн.</w:t>
      </w:r>
    </w:p>
    <w:p w:rsidR="00A02E45" w:rsidDel="00CC7DB9" w:rsidRDefault="00A02E45" w:rsidP="00863D69">
      <w:pPr>
        <w:spacing w:line="360" w:lineRule="auto"/>
        <w:ind w:firstLine="708"/>
        <w:jc w:val="both"/>
        <w:rPr>
          <w:del w:id="179" w:author="VAK" w:date="2018-04-05T20:58:00Z"/>
          <w:rFonts w:ascii="Times New Roman" w:hAnsi="Times New Roman"/>
          <w:sz w:val="28"/>
          <w:szCs w:val="28"/>
        </w:rPr>
      </w:pPr>
      <w:del w:id="180" w:author="VAK" w:date="2018-04-05T20:58:00Z">
        <w:r w:rsidDel="00CC7DB9">
          <w:rPr>
            <w:rFonts w:ascii="Times New Roman" w:hAnsi="Times New Roman"/>
            <w:sz w:val="28"/>
            <w:szCs w:val="28"/>
          </w:rPr>
          <w:delText>Исследование стоячих волн является актуальной проблемой</w:delText>
        </w:r>
        <w:r w:rsidRPr="00423F96" w:rsidDel="00CC7DB9"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в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контексте развития авиационно-космической техники, гражданского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строительства, ядерной технологии, транспортировки нефтепродуктов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морским и наземным транспортом.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Традиционно эти волны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исследуются и теоретически, и экспериментально. В значительной мере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интерес к волнам Фарадея обусловлен именно возможностью изучения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волновых движений жидкости с точки зрения общей теории волн.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Нелинейные по своей природе волны Фарадея обладают рядом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малоисследованных эффектов, характерных для стоячих волн большой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амплитуды. К ним относятся механизмы разрушения стоячих волн, процесс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массопереноса в колеблющейся жидкости и особенности взаимодействия</w:delText>
        </w:r>
        <w:r w:rsidDel="00CC7DB9">
          <w:rPr>
            <w:rFonts w:ascii="Times New Roman" w:hAnsi="Times New Roman"/>
            <w:sz w:val="28"/>
            <w:szCs w:val="28"/>
          </w:rPr>
          <w:delText xml:space="preserve"> </w:delText>
        </w:r>
        <w:r w:rsidRPr="00423F96" w:rsidDel="00CC7DB9">
          <w:rPr>
            <w:rFonts w:ascii="Times New Roman" w:hAnsi="Times New Roman"/>
            <w:sz w:val="28"/>
            <w:szCs w:val="28"/>
          </w:rPr>
          <w:delText>стоячих волн с размываемым слоем донных осадков.</w:delText>
        </w:r>
      </w:del>
    </w:p>
    <w:p w:rsidR="00A02E45" w:rsidRDefault="00A02E45" w:rsidP="00863D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63D69">
        <w:rPr>
          <w:rFonts w:ascii="Times New Roman" w:hAnsi="Times New Roman"/>
          <w:sz w:val="28"/>
          <w:szCs w:val="28"/>
        </w:rPr>
        <w:t>Изучение поверхностных и внутренних волн Фарадея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 xml:space="preserve">проводилось на </w:t>
      </w:r>
      <w:del w:id="181" w:author="VAK" w:date="2018-04-05T20:56:00Z">
        <w:r w:rsidRPr="00863D69" w:rsidDel="00CC7DB9">
          <w:rPr>
            <w:rFonts w:ascii="Times New Roman" w:hAnsi="Times New Roman"/>
            <w:sz w:val="28"/>
            <w:szCs w:val="28"/>
          </w:rPr>
          <w:delText xml:space="preserve">специально созданной </w:delText>
        </w:r>
      </w:del>
      <w:commentRangeStart w:id="182"/>
      <w:r w:rsidRPr="00863D69">
        <w:rPr>
          <w:rFonts w:ascii="Times New Roman" w:hAnsi="Times New Roman"/>
          <w:sz w:val="28"/>
          <w:szCs w:val="28"/>
        </w:rPr>
        <w:t>установке</w:t>
      </w:r>
      <w:ins w:id="183" w:author="VAK" w:date="2018-04-05T20:56:00Z">
        <w:r>
          <w:rPr>
            <w:rFonts w:ascii="Times New Roman" w:hAnsi="Times New Roman"/>
            <w:sz w:val="28"/>
            <w:szCs w:val="28"/>
          </w:rPr>
          <w:t xml:space="preserve"> ПР-2М </w:t>
        </w:r>
      </w:ins>
      <w:commentRangeEnd w:id="182"/>
      <w:ins w:id="184" w:author="VAK" w:date="2018-04-05T20:57:00Z">
        <w:r>
          <w:rPr>
            <w:rStyle w:val="CommentReference"/>
          </w:rPr>
          <w:commentReference w:id="182"/>
        </w:r>
      </w:ins>
      <w:ins w:id="185" w:author="VAK" w:date="2018-04-05T20:56:00Z">
        <w:r>
          <w:rPr>
            <w:rFonts w:ascii="Times New Roman" w:hAnsi="Times New Roman"/>
            <w:sz w:val="28"/>
            <w:szCs w:val="28"/>
          </w:rPr>
          <w:t>лаборатории Механики сложных жидкостей ИПМех РАН</w:t>
        </w:r>
      </w:ins>
      <w:r w:rsidRPr="00863D69">
        <w:rPr>
          <w:rFonts w:ascii="Times New Roman" w:hAnsi="Times New Roman"/>
          <w:sz w:val="28"/>
          <w:szCs w:val="28"/>
        </w:rPr>
        <w:t>, позволяющей сообщать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сосуду с жидкостью гармонические колебания в вертикальном направлении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с заданной частотой и амплитудой. Основным способом наблюдений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является регистрация волновых процессов жидкости посредством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современных методов высокоскоростной видеозаписи. Характеристики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волн определялись при обработке материалов видеосъемки колебаний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свободной поверхности жидкости или границы раздела двухслойной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жидкости. Интерпретация полученных результатов проводилась 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основании представленных теоретических моделей. Достоверность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результатов подтверждается данными прямых наблюдений колебаний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жидкости. Построение теоретических моделей базируется на основных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D69">
        <w:rPr>
          <w:rFonts w:ascii="Times New Roman" w:hAnsi="Times New Roman"/>
          <w:sz w:val="28"/>
          <w:szCs w:val="28"/>
        </w:rPr>
        <w:t>уравнениях гидродинамики и теории колебаний.</w:t>
      </w: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  <w:ins w:id="186" w:author="VAK" w:date="2018-04-05T21:13:00Z">
        <w:r>
          <w:rPr>
            <w:rFonts w:ascii="Times New Roman" w:hAnsi="Times New Roman"/>
            <w:sz w:val="28"/>
            <w:szCs w:val="28"/>
          </w:rPr>
          <w:br w:type="page"/>
        </w:r>
      </w:ins>
    </w:p>
    <w:p w:rsidR="00A02E45" w:rsidRPr="00A02E45" w:rsidRDefault="00A02E45" w:rsidP="00A02E45">
      <w:pPr>
        <w:pStyle w:val="Heading1"/>
        <w:jc w:val="center"/>
        <w:rPr>
          <w:ins w:id="187" w:author="VAK" w:date="2018-04-05T21:14:00Z"/>
          <w:rFonts w:ascii="Times New Roman" w:hAnsi="Times New Roman"/>
          <w:b/>
          <w:color w:val="auto"/>
          <w:lang w:val="en-US"/>
          <w:rPrChange w:id="188" w:author="VAK" w:date="2018-04-05T22:16:00Z">
            <w:rPr>
              <w:ins w:id="189" w:author="VAK" w:date="2018-04-05T21:14:00Z"/>
              <w:rFonts w:ascii="Times New Roman" w:hAnsi="Times New Roman"/>
              <w:b/>
              <w:color w:val="auto"/>
              <w:sz w:val="22"/>
            </w:rPr>
          </w:rPrChange>
        </w:rPr>
        <w:pPrChange w:id="190" w:author="VAK" w:date="2018-04-05T21:13:00Z">
          <w:pPr>
            <w:pStyle w:val="Heading1"/>
            <w:spacing w:after="160" w:line="360" w:lineRule="auto"/>
            <w:jc w:val="center"/>
          </w:pPr>
        </w:pPrChange>
      </w:pPr>
      <w:bookmarkStart w:id="191" w:name="_Hlk507248522"/>
      <w:bookmarkStart w:id="192" w:name="_Toc510730503"/>
      <w:r w:rsidRPr="00A02E45">
        <w:rPr>
          <w:rFonts w:ascii="Times New Roman" w:hAnsi="Times New Roman"/>
          <w:b/>
          <w:color w:val="auto"/>
          <w:rPrChange w:id="193" w:author="VAK" w:date="2018-04-05T21:13:00Z">
            <w:rPr>
              <w:rFonts w:ascii="Calibri" w:hAnsi="Calibri"/>
              <w:color w:val="auto"/>
              <w:sz w:val="22"/>
            </w:rPr>
          </w:rPrChange>
        </w:rPr>
        <w:t xml:space="preserve">ГЛАВА 1. </w:t>
      </w:r>
      <w:del w:id="194" w:author="VAK" w:date="2018-04-05T21:14:00Z">
        <w:r w:rsidRPr="00A02E45" w:rsidDel="00D96D42">
          <w:rPr>
            <w:rFonts w:ascii="Times New Roman" w:hAnsi="Times New Roman"/>
            <w:b/>
            <w:color w:val="auto"/>
            <w:rPrChange w:id="195" w:author="VAK" w:date="2018-04-05T21:13:00Z">
              <w:rPr>
                <w:rFonts w:ascii="Calibri" w:hAnsi="Calibri"/>
                <w:color w:val="auto"/>
                <w:sz w:val="22"/>
              </w:rPr>
            </w:rPrChange>
          </w:rPr>
          <w:delText>ТЕОРЕТИЧЕСКАЯ ЧАСТЬ</w:delText>
        </w:r>
      </w:del>
      <w:bookmarkEnd w:id="191"/>
      <w:ins w:id="196" w:author="VAK" w:date="2018-04-05T21:52:00Z">
        <w:r>
          <w:rPr>
            <w:rFonts w:ascii="Times New Roman" w:hAnsi="Times New Roman"/>
            <w:b/>
            <w:color w:val="auto"/>
          </w:rPr>
          <w:t xml:space="preserve"> РЕГУЛЯРИЗАЦИЯ РАЗРУШАЮЩИХСЯ ВОЛН ФАРАДЕЯ: </w:t>
        </w:r>
      </w:ins>
      <w:ins w:id="197" w:author="VAK" w:date="2018-04-05T21:14:00Z">
        <w:r>
          <w:rPr>
            <w:rFonts w:ascii="Times New Roman" w:hAnsi="Times New Roman"/>
            <w:b/>
            <w:color w:val="auto"/>
          </w:rPr>
          <w:t>ОБЗОР ИМЕЮЩИХСЯ РЕЗУЛЬТАТОВ</w:t>
        </w:r>
        <w:bookmarkEnd w:id="192"/>
        <w:r>
          <w:rPr>
            <w:rFonts w:ascii="Times New Roman" w:hAnsi="Times New Roman"/>
            <w:b/>
            <w:color w:val="auto"/>
          </w:rPr>
          <w:t xml:space="preserve"> </w:t>
        </w:r>
      </w:ins>
    </w:p>
    <w:p w:rsidR="00A02E45" w:rsidRPr="00D96D42" w:rsidRDefault="00A02E45" w:rsidP="00A02E45">
      <w:pPr>
        <w:numPr>
          <w:ins w:id="198" w:author="VAK" w:date="2018-04-05T21:15:00Z"/>
        </w:numPr>
        <w:pPrChange w:id="199" w:author="VAK" w:date="2018-04-05T21:15:00Z">
          <w:pPr>
            <w:spacing w:line="360" w:lineRule="auto"/>
            <w:jc w:val="center"/>
          </w:pPr>
        </w:pPrChange>
      </w:pPr>
    </w:p>
    <w:p w:rsidR="00A02E45" w:rsidRPr="002F16EB" w:rsidRDefault="00A02E45" w:rsidP="00A02E45">
      <w:pPr>
        <w:pStyle w:val="Heading2"/>
        <w:pPrChange w:id="200" w:author="VAK" w:date="2018-04-05T21:15:00Z">
          <w:pPr>
            <w:pStyle w:val="Heading2"/>
            <w:spacing w:after="160" w:line="360" w:lineRule="auto"/>
            <w:jc w:val="center"/>
          </w:pPr>
        </w:pPrChange>
      </w:pPr>
      <w:bookmarkStart w:id="201" w:name="_Toc510730504"/>
      <w:r w:rsidRPr="002F16EB">
        <w:t xml:space="preserve">1.1. </w:t>
      </w:r>
      <w:ins w:id="202" w:author="VAK" w:date="2018-04-05T21:40:00Z">
        <w:r w:rsidRPr="00A02E45">
          <w:rPr>
            <w:b w:val="0"/>
            <w:rPrChange w:id="203" w:author="VAK" w:date="2018-04-05T21:50:00Z">
              <w:rPr>
                <w:rFonts w:ascii="Calibri" w:hAnsi="Calibri"/>
                <w:i w:val="0"/>
                <w:sz w:val="20"/>
              </w:rPr>
            </w:rPrChange>
          </w:rPr>
          <w:t xml:space="preserve">Теоретическая модель </w:t>
        </w:r>
      </w:ins>
      <w:ins w:id="204" w:author="VAK" w:date="2018-04-05T21:50:00Z">
        <w:r w:rsidRPr="00A02E45">
          <w:rPr>
            <w:b w:val="0"/>
            <w:rPrChange w:id="205" w:author="VAK" w:date="2018-04-05T21:50:00Z">
              <w:rPr>
                <w:rFonts w:ascii="Calibri" w:hAnsi="Calibri"/>
                <w:i w:val="0"/>
                <w:sz w:val="20"/>
              </w:rPr>
            </w:rPrChange>
          </w:rPr>
          <w:t xml:space="preserve">поверхностных </w:t>
        </w:r>
      </w:ins>
      <w:ins w:id="206" w:author="VAK" w:date="2018-04-05T21:40:00Z">
        <w:r w:rsidRPr="00A02E45">
          <w:rPr>
            <w:b w:val="0"/>
            <w:rPrChange w:id="207" w:author="VAK" w:date="2018-04-05T21:50:00Z">
              <w:rPr>
                <w:rFonts w:ascii="Calibri" w:hAnsi="Calibri"/>
                <w:i w:val="0"/>
                <w:sz w:val="20"/>
              </w:rPr>
            </w:rPrChange>
          </w:rPr>
          <w:t>волн Фарадея</w:t>
        </w:r>
        <w:r w:rsidRPr="002F16EB">
          <w:t xml:space="preserve"> </w:t>
        </w:r>
      </w:ins>
      <w:del w:id="208" w:author="VAK" w:date="2018-04-05T21:40:00Z">
        <w:r w:rsidRPr="002F16EB" w:rsidDel="00565DA5">
          <w:delText>Параметрический резонанс в жидкости</w:delText>
        </w:r>
        <w:r w:rsidDel="00565DA5">
          <w:delText>. В</w:delText>
        </w:r>
        <w:r w:rsidRPr="002F16EB" w:rsidDel="00565DA5">
          <w:delText>олны Фарадея</w:delText>
        </w:r>
      </w:del>
      <w:bookmarkEnd w:id="201"/>
    </w:p>
    <w:p w:rsidR="00A02E45" w:rsidRPr="00C14A21" w:rsidRDefault="00A02E45" w:rsidP="00565DA5">
      <w:pPr>
        <w:pStyle w:val="BodyL"/>
        <w:numPr>
          <w:ins w:id="209" w:author="VAK" w:date="2018-04-05T21:40:00Z"/>
        </w:numPr>
        <w:spacing w:before="80" w:after="80" w:line="240" w:lineRule="auto"/>
        <w:ind w:firstLine="426"/>
        <w:rPr>
          <w:ins w:id="210" w:author="VAK" w:date="2018-04-05T21:40:00Z"/>
          <w:sz w:val="20"/>
        </w:rPr>
      </w:pPr>
      <w:ins w:id="211" w:author="VAK" w:date="2018-04-05T21:40:00Z">
        <w:r w:rsidRPr="00C14A21">
          <w:rPr>
            <w:b/>
            <w:sz w:val="20"/>
          </w:rPr>
          <w:t xml:space="preserve">. </w:t>
        </w:r>
        <w:r w:rsidRPr="00C14A21">
          <w:rPr>
            <w:bCs/>
            <w:sz w:val="20"/>
          </w:rPr>
          <w:t xml:space="preserve">Задача о параметрическом возбуждении гравитационных поверхностных волн в прямоугольном сосуде рассмотрена С.В. </w:t>
        </w:r>
        <w:r w:rsidRPr="00C14A21">
          <w:rPr>
            <w:bCs/>
            <w:iCs/>
            <w:sz w:val="20"/>
          </w:rPr>
          <w:t>Нестеровым [</w:t>
        </w:r>
        <w:r w:rsidRPr="00C47704">
          <w:rPr>
            <w:bCs/>
            <w:iCs/>
            <w:sz w:val="20"/>
            <w:highlight w:val="yellow"/>
          </w:rPr>
          <w:t>10</w:t>
        </w:r>
        <w:r w:rsidRPr="00C14A21">
          <w:rPr>
            <w:iCs/>
            <w:sz w:val="20"/>
          </w:rPr>
          <w:t>]</w:t>
        </w:r>
        <w:r w:rsidRPr="00C14A21">
          <w:rPr>
            <w:bCs/>
            <w:sz w:val="20"/>
          </w:rPr>
          <w:t>. Для решения основных уравнений гидродинамики, записанных в переменных Лагранжа, использовался метод Крылова-Боголюбова-Митропольского [</w:t>
        </w:r>
        <w:r w:rsidRPr="00C47704">
          <w:rPr>
            <w:bCs/>
            <w:sz w:val="20"/>
            <w:highlight w:val="yellow"/>
          </w:rPr>
          <w:t>12</w:t>
        </w:r>
        <w:r w:rsidRPr="00C14A21">
          <w:rPr>
            <w:bCs/>
            <w:sz w:val="20"/>
          </w:rPr>
          <w:t xml:space="preserve">], широко применяемый в нелинейной механике. </w:t>
        </w:r>
      </w:ins>
    </w:p>
    <w:p w:rsidR="00A02E45" w:rsidRPr="00C14A21" w:rsidRDefault="00A02E45" w:rsidP="00565DA5">
      <w:pPr>
        <w:numPr>
          <w:ins w:id="212" w:author="VAK" w:date="2018-04-05T21:40:00Z"/>
        </w:numPr>
        <w:spacing w:before="80" w:after="80"/>
        <w:ind w:firstLine="426"/>
        <w:jc w:val="both"/>
        <w:rPr>
          <w:ins w:id="213" w:author="VAK" w:date="2018-04-05T21:40:00Z"/>
          <w:i/>
        </w:rPr>
      </w:pPr>
      <w:ins w:id="214" w:author="VAK" w:date="2018-04-05T21:40:00Z">
        <w:r w:rsidRPr="00C14A21">
          <w:t xml:space="preserve">Рассматривая плоское движение жидкости в вертикально колеблющемся и неподвижном в горизонтальном направлении сосуде, смещение свободной поверхности жидкости может быть задано в виде </w:t>
        </w:r>
        <w:r w:rsidRPr="009E6178">
          <w:rPr>
            <w:position w:val="-10"/>
          </w:rPr>
          <w:object w:dxaOrig="1900" w:dyaOrig="3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95pt;height:15pt" o:ole="">
              <v:imagedata r:id="rId8" o:title=""/>
            </v:shape>
            <o:OLEObject Type="Embed" ProgID="Equation.DSMT4" ShapeID="_x0000_i1025" DrawAspect="Content" ObjectID="_1584472469" r:id="rId9"/>
          </w:object>
        </w:r>
        <w:r w:rsidRPr="00C14A21">
          <w:t xml:space="preserve">. Здесь </w:t>
        </w:r>
        <w:r w:rsidRPr="009E6178">
          <w:rPr>
            <w:position w:val="-10"/>
          </w:rPr>
          <w:object w:dxaOrig="499" w:dyaOrig="300">
            <v:shape id="_x0000_i1026" type="#_x0000_t75" style="width:25pt;height:15pt" o:ole="">
              <v:imagedata r:id="rId10" o:title=""/>
            </v:shape>
            <o:OLEObject Type="Embed" ProgID="Equation.DSMT4" ShapeID="_x0000_i1026" DrawAspect="Content" ObjectID="_1584472470" r:id="rId11"/>
          </w:object>
        </w:r>
        <w:r w:rsidRPr="00C14A21">
          <w:noBreakHyphen/>
          <w:t xml:space="preserve"> высота стоячей волны; </w:t>
        </w:r>
        <w:r w:rsidRPr="009E6178">
          <w:rPr>
            <w:position w:val="-6"/>
          </w:rPr>
          <w:object w:dxaOrig="859" w:dyaOrig="260">
            <v:shape id="_x0000_i1027" type="#_x0000_t75" style="width:43pt;height:13pt" o:ole="">
              <v:imagedata r:id="rId12" o:title=""/>
            </v:shape>
            <o:OLEObject Type="Embed" ProgID="Equation.DSMT4" ShapeID="_x0000_i1027" DrawAspect="Content" ObjectID="_1584472471" r:id="rId13"/>
          </w:object>
        </w:r>
        <w:r w:rsidRPr="00C14A21">
          <w:t xml:space="preserve"> - волновое число; </w:t>
        </w:r>
        <w:r w:rsidRPr="009E6178">
          <w:rPr>
            <w:position w:val="-6"/>
          </w:rPr>
          <w:object w:dxaOrig="180" w:dyaOrig="200">
            <v:shape id="_x0000_i1028" type="#_x0000_t75" style="width:9pt;height:10pt" o:ole="">
              <v:imagedata r:id="rId14" o:title=""/>
            </v:shape>
            <o:OLEObject Type="Embed" ProgID="Equation.DSMT4" ShapeID="_x0000_i1028" DrawAspect="Content" ObjectID="_1584472472" r:id="rId15"/>
          </w:object>
        </w:r>
        <w:r w:rsidRPr="00C14A21">
          <w:t xml:space="preserve"> - номер волновой моды, равный числу узлов стоячей волны; </w:t>
        </w:r>
        <w:r w:rsidRPr="009E6178">
          <w:rPr>
            <w:position w:val="-4"/>
          </w:rPr>
          <w:object w:dxaOrig="200" w:dyaOrig="220">
            <v:shape id="_x0000_i1029" type="#_x0000_t75" style="width:10pt;height:11pt" o:ole="">
              <v:imagedata r:id="rId16" o:title=""/>
            </v:shape>
            <o:OLEObject Type="Embed" ProgID="Equation.DSMT4" ShapeID="_x0000_i1029" DrawAspect="Content" ObjectID="_1584472473" r:id="rId17"/>
          </w:object>
        </w:r>
        <w:r w:rsidRPr="00C14A21">
          <w:t xml:space="preserve"> - длина сосуда; </w:t>
        </w:r>
        <w:r w:rsidRPr="009E6178">
          <w:rPr>
            <w:position w:val="-6"/>
          </w:rPr>
          <w:object w:dxaOrig="180" w:dyaOrig="200">
            <v:shape id="_x0000_i1030" type="#_x0000_t75" style="width:9pt;height:10pt" o:ole="">
              <v:imagedata r:id="rId18" o:title=""/>
            </v:shape>
            <o:OLEObject Type="Embed" ProgID="Equation.DSMT4" ShapeID="_x0000_i1030" DrawAspect="Content" ObjectID="_1584472474" r:id="rId19"/>
          </w:object>
        </w:r>
        <w:r w:rsidRPr="00C14A21">
          <w:t xml:space="preserve"> и </w:t>
        </w:r>
        <w:r w:rsidRPr="009E6178">
          <w:rPr>
            <w:position w:val="-10"/>
          </w:rPr>
          <w:object w:dxaOrig="200" w:dyaOrig="240">
            <v:shape id="_x0000_i1031" type="#_x0000_t75" style="width:10pt;height:12pt" o:ole="">
              <v:imagedata r:id="rId20" o:title=""/>
            </v:shape>
            <o:OLEObject Type="Embed" ProgID="Equation.DSMT4" ShapeID="_x0000_i1031" DrawAspect="Content" ObjectID="_1584472475" r:id="rId21"/>
          </w:object>
        </w:r>
        <w:r w:rsidRPr="00C14A21">
          <w:t xml:space="preserve"> </w:t>
        </w:r>
        <w:r w:rsidRPr="00C14A21">
          <w:noBreakHyphen/>
          <w:t xml:space="preserve"> координаты точек свободно поверхности жидкости в системе координат, жестко связанной с сосудом (рис. 1</w:t>
        </w:r>
        <w:r>
          <w:t>а</w:t>
        </w:r>
        <w:r w:rsidRPr="00C14A21">
          <w:t>). Тогда, как показано в [</w:t>
        </w:r>
        <w:r w:rsidRPr="00C14A21">
          <w:rPr>
            <w:i/>
          </w:rPr>
          <w:t>Болотин</w:t>
        </w:r>
        <w:r w:rsidRPr="00C14A21">
          <w:t xml:space="preserve"> (1956); </w:t>
        </w:r>
        <w:r w:rsidRPr="00C14A21">
          <w:rPr>
            <w:i/>
          </w:rPr>
          <w:t>Benjamin</w:t>
        </w:r>
        <w:r w:rsidRPr="00C14A21">
          <w:t xml:space="preserve">, </w:t>
        </w:r>
        <w:r w:rsidRPr="00C14A21">
          <w:rPr>
            <w:i/>
          </w:rPr>
          <w:t>Ursell</w:t>
        </w:r>
        <w:r w:rsidRPr="00C14A21">
          <w:t xml:space="preserve"> (1954); </w:t>
        </w:r>
        <w:r w:rsidRPr="00C14A21">
          <w:rPr>
            <w:i/>
          </w:rPr>
          <w:t>Miles</w:t>
        </w:r>
        <w:r w:rsidRPr="00C14A21">
          <w:t xml:space="preserve">, </w:t>
        </w:r>
        <w:r w:rsidRPr="00C14A21">
          <w:rPr>
            <w:i/>
          </w:rPr>
          <w:t>Henderson</w:t>
        </w:r>
        <w:r w:rsidRPr="00C14A21">
          <w:t xml:space="preserve"> (1990)], уравнение, определяющее функцию </w:t>
        </w:r>
        <w:r w:rsidRPr="009E6178">
          <w:rPr>
            <w:position w:val="-10"/>
          </w:rPr>
          <w:object w:dxaOrig="499" w:dyaOrig="300">
            <v:shape id="_x0000_i1032" type="#_x0000_t75" style="width:25pt;height:15pt" o:ole="">
              <v:imagedata r:id="rId22" o:title=""/>
            </v:shape>
            <o:OLEObject Type="Embed" ProgID="Equation.DSMT4" ShapeID="_x0000_i1032" DrawAspect="Content" ObjectID="_1584472476" r:id="rId23"/>
          </w:object>
        </w:r>
        <w:r w:rsidRPr="00C14A21">
          <w:t>имеет вид</w:t>
        </w:r>
      </w:ins>
    </w:p>
    <w:p w:rsidR="00A02E45" w:rsidRPr="00C14A21" w:rsidRDefault="00A02E45" w:rsidP="00565DA5">
      <w:pPr>
        <w:numPr>
          <w:ins w:id="215" w:author="VAK" w:date="2018-04-05T21:40:00Z"/>
        </w:numPr>
        <w:ind w:firstLine="426"/>
        <w:jc w:val="center"/>
        <w:rPr>
          <w:ins w:id="216" w:author="VAK" w:date="2018-04-05T21:40:00Z"/>
        </w:rPr>
      </w:pPr>
      <w:ins w:id="217" w:author="VAK" w:date="2018-04-05T21:40:00Z">
        <w:r w:rsidRPr="009E6178">
          <w:rPr>
            <w:i/>
            <w:position w:val="-10"/>
          </w:rPr>
          <w:object w:dxaOrig="3680" w:dyaOrig="340">
            <v:shape id="_x0000_i1033" type="#_x0000_t75" style="width:184pt;height:17pt" o:ole="">
              <v:imagedata r:id="rId24" o:title=""/>
            </v:shape>
            <o:OLEObject Type="Embed" ProgID="Equation.DSMT4" ShapeID="_x0000_i1033" DrawAspect="Content" ObjectID="_1584472477" r:id="rId25"/>
          </w:object>
        </w:r>
      </w:ins>
    </w:p>
    <w:p w:rsidR="00A02E45" w:rsidRPr="00C14A21" w:rsidRDefault="00A02E45" w:rsidP="00565DA5">
      <w:pPr>
        <w:numPr>
          <w:ins w:id="218" w:author="VAK" w:date="2018-04-05T21:40:00Z"/>
        </w:numPr>
        <w:spacing w:beforeLines="40" w:afterLines="40"/>
        <w:ind w:right="-6" w:firstLine="426"/>
        <w:jc w:val="both"/>
        <w:rPr>
          <w:ins w:id="219" w:author="VAK" w:date="2018-04-05T21:40:00Z"/>
        </w:rPr>
      </w:pPr>
      <w:ins w:id="220" w:author="VAK" w:date="2018-04-05T21:40:00Z">
        <w:r w:rsidRPr="00C14A21">
          <w:t xml:space="preserve">Здесь действующая между частицами жидкости сила трения пропорциональна их скорости с коэффициентом </w:t>
        </w:r>
        <w:r w:rsidRPr="009E6178">
          <w:rPr>
            <w:position w:val="-6"/>
          </w:rPr>
          <w:object w:dxaOrig="180" w:dyaOrig="260">
            <v:shape id="_x0000_i1034" type="#_x0000_t75" style="width:9pt;height:13pt" o:ole="">
              <v:imagedata r:id="rId26" o:title=""/>
            </v:shape>
            <o:OLEObject Type="Embed" ProgID="Equation.DSMT4" ShapeID="_x0000_i1034" DrawAspect="Content" ObjectID="_1584472478" r:id="rId27"/>
          </w:object>
        </w:r>
        <w:r w:rsidRPr="00C14A21">
          <w:t xml:space="preserve">; </w:t>
        </w:r>
        <w:r w:rsidRPr="009E6178">
          <w:rPr>
            <w:position w:val="-12"/>
          </w:rPr>
          <w:object w:dxaOrig="1180" w:dyaOrig="360">
            <v:shape id="_x0000_i1035" type="#_x0000_t75" style="width:59pt;height:18pt" o:ole="">
              <v:imagedata r:id="rId28" o:title=""/>
            </v:shape>
            <o:OLEObject Type="Embed" ProgID="Equation.DSMT4" ShapeID="_x0000_i1035" DrawAspect="Content" ObjectID="_1584472479" r:id="rId29"/>
          </w:object>
        </w:r>
        <w:r w:rsidRPr="00C14A21">
          <w:t xml:space="preserve"> </w:t>
        </w:r>
        <w:r w:rsidRPr="00C14A21">
          <w:noBreakHyphen/>
          <w:t xml:space="preserve"> линейная частота волны; </w:t>
        </w:r>
        <w:r w:rsidRPr="00C14A21">
          <w:rPr>
            <w:position w:val="-10"/>
          </w:rPr>
          <w:object w:dxaOrig="200" w:dyaOrig="240">
            <v:shape id="_x0000_i1036" type="#_x0000_t75" style="width:10pt;height:12pt" o:ole="">
              <v:imagedata r:id="rId30" o:title=""/>
            </v:shape>
            <o:OLEObject Type="Embed" ProgID="Equation.DSMT4" ShapeID="_x0000_i1036" DrawAspect="Content" ObjectID="_1584472480" r:id="rId31"/>
          </w:object>
        </w:r>
        <w:r w:rsidRPr="00C14A21">
          <w:t xml:space="preserve"> </w:t>
        </w:r>
        <w:r w:rsidRPr="00C14A21">
          <w:noBreakHyphen/>
          <w:t xml:space="preserve"> ускорение силы тяжести. Ограничиваясь случаем основного параметрического резонанса, определяемого требованием, чтобы расстройка </w:t>
        </w:r>
        <w:r w:rsidRPr="009E6178">
          <w:rPr>
            <w:position w:val="-6"/>
          </w:rPr>
          <w:object w:dxaOrig="840" w:dyaOrig="260">
            <v:shape id="_x0000_i1037" type="#_x0000_t75" style="width:42pt;height:13pt" o:ole="">
              <v:imagedata r:id="rId32" o:title=""/>
            </v:shape>
            <o:OLEObject Type="Embed" ProgID="Equation.DSMT4" ShapeID="_x0000_i1037" DrawAspect="Content" ObjectID="_1584472481" r:id="rId33"/>
          </w:object>
        </w:r>
        <w:r w:rsidRPr="00C14A21">
          <w:t xml:space="preserve"> была порядка величины </w:t>
        </w:r>
        <w:r w:rsidRPr="009E6178">
          <w:rPr>
            <w:position w:val="-10"/>
          </w:rPr>
          <w:object w:dxaOrig="960" w:dyaOrig="340">
            <v:shape id="_x0000_i1038" type="#_x0000_t75" style="width:48pt;height:17pt" o:ole="">
              <v:imagedata r:id="rId34" o:title=""/>
            </v:shape>
            <o:OLEObject Type="Embed" ProgID="Equation.DSMT4" ShapeID="_x0000_i1038" DrawAspect="Content" ObjectID="_1584472482" r:id="rId35"/>
          </w:object>
        </w:r>
        <w:r w:rsidRPr="00C14A21">
          <w:t xml:space="preserve">, находим, что усиление волн происходит в том случае, если частота колебаний </w:t>
        </w:r>
        <w:r w:rsidRPr="009E6178">
          <w:rPr>
            <w:position w:val="-4"/>
          </w:rPr>
          <w:object w:dxaOrig="240" w:dyaOrig="220">
            <v:shape id="_x0000_i1039" type="#_x0000_t75" style="width:12pt;height:11pt" o:ole="">
              <v:imagedata r:id="rId36" o:title=""/>
            </v:shape>
            <o:OLEObject Type="Embed" ProgID="Equation.DSMT4" ShapeID="_x0000_i1039" DrawAspect="Content" ObjectID="_1584472483" r:id="rId37"/>
          </w:object>
        </w:r>
        <w:r w:rsidRPr="00C14A21">
          <w:t xml:space="preserve"> сосуда принадлежит зоне неустойчивости, определяемой неравенством [</w:t>
        </w:r>
        <w:r w:rsidRPr="00C14A21">
          <w:rPr>
            <w:i/>
          </w:rPr>
          <w:t>Боголюбов</w:t>
        </w:r>
        <w:r w:rsidRPr="00C14A21">
          <w:t xml:space="preserve"> (1974); </w:t>
        </w:r>
        <w:r w:rsidRPr="00C14A21">
          <w:rPr>
            <w:i/>
          </w:rPr>
          <w:t>Нестеров</w:t>
        </w:r>
        <w:r w:rsidRPr="00C14A21">
          <w:t xml:space="preserve"> (1969)]</w:t>
        </w:r>
      </w:ins>
    </w:p>
    <w:p w:rsidR="00A02E45" w:rsidRDefault="00A02E45" w:rsidP="00565DA5">
      <w:pPr>
        <w:numPr>
          <w:ins w:id="221" w:author="VAK" w:date="2018-04-05T21:40:00Z"/>
        </w:numPr>
        <w:spacing w:beforeLines="40" w:afterLines="40"/>
        <w:jc w:val="center"/>
        <w:rPr>
          <w:ins w:id="222" w:author="VAK" w:date="2018-04-05T21:40:00Z"/>
        </w:rPr>
      </w:pPr>
      <w:ins w:id="223" w:author="VAK" w:date="2018-04-05T21:40:00Z">
        <w:r w:rsidRPr="00C14A21">
          <w:rPr>
            <w:position w:val="-10"/>
          </w:rPr>
          <w:object w:dxaOrig="4640" w:dyaOrig="380">
            <v:shape id="_x0000_i1040" type="#_x0000_t75" style="width:232pt;height:19pt" o:ole="">
              <v:imagedata r:id="rId38" o:title=""/>
            </v:shape>
            <o:OLEObject Type="Embed" ProgID="Equation.DSMT4" ShapeID="_x0000_i1040" DrawAspect="Content" ObjectID="_1584472484" r:id="rId39"/>
          </w:object>
        </w:r>
      </w:ins>
    </w:p>
    <w:p w:rsidR="00A02E45" w:rsidRPr="00C14A21" w:rsidRDefault="00A02E45" w:rsidP="00565DA5">
      <w:pPr>
        <w:numPr>
          <w:ins w:id="224" w:author="VAK" w:date="2018-04-05T21:40:00Z"/>
        </w:numPr>
        <w:spacing w:beforeLines="40" w:afterLines="40"/>
        <w:ind w:left="3600" w:firstLine="720"/>
        <w:jc w:val="both"/>
        <w:rPr>
          <w:ins w:id="225" w:author="VAK" w:date="2018-04-05T21:40:00Z"/>
        </w:rPr>
      </w:pPr>
      <w:ins w:id="226" w:author="VAK" w:date="2018-04-05T21:40:00Z">
        <w:r>
          <w:t>(1)</w:t>
        </w:r>
      </w:ins>
    </w:p>
    <w:p w:rsidR="00A02E45" w:rsidRPr="00B506C9" w:rsidRDefault="00A02E45" w:rsidP="00565DA5">
      <w:pPr>
        <w:numPr>
          <w:ins w:id="227" w:author="VAK" w:date="2018-04-05T21:40:00Z"/>
        </w:numPr>
        <w:spacing w:beforeLines="40" w:afterLines="40"/>
        <w:ind w:firstLine="709"/>
        <w:jc w:val="both"/>
        <w:rPr>
          <w:ins w:id="228" w:author="VAK" w:date="2018-04-05T21:40:00Z"/>
        </w:rPr>
      </w:pPr>
      <w:ins w:id="229" w:author="VAK" w:date="2018-04-05T21:40:00Z">
        <w:r w:rsidRPr="00B506C9">
          <w:t>Из (</w:t>
        </w:r>
        <w:r w:rsidRPr="000F0A6C">
          <w:t>1</w:t>
        </w:r>
        <w:r w:rsidRPr="00B506C9">
          <w:t>) следует, параметрическое возбуждение имеет место, если амплитуда колебаний сосуда превосходит пороговое значение</w:t>
        </w:r>
        <w:r w:rsidRPr="00B506C9">
          <w:rPr>
            <w:i/>
          </w:rPr>
          <w:t xml:space="preserve"> s*=b g</w:t>
        </w:r>
        <w:r w:rsidRPr="00B506C9">
          <w:t>/(</w:t>
        </w:r>
        <w:r w:rsidRPr="00B506C9">
          <w:sym w:font="Symbol" w:char="F077"/>
        </w:r>
        <w:r w:rsidRPr="00B506C9">
          <w:rPr>
            <w:vertAlign w:val="superscript"/>
          </w:rPr>
          <w:t>3</w:t>
        </w:r>
        <w:r w:rsidRPr="00B506C9">
          <w:rPr>
            <w:i/>
          </w:rPr>
          <w:t>)</w:t>
        </w:r>
      </w:ins>
    </w:p>
    <w:p w:rsidR="00A02E45" w:rsidRPr="00C14A21" w:rsidRDefault="00A02E45" w:rsidP="00565DA5">
      <w:pPr>
        <w:numPr>
          <w:ins w:id="230" w:author="VAK" w:date="2018-04-05T21:40:00Z"/>
        </w:numPr>
        <w:ind w:right="-142" w:firstLine="426"/>
        <w:jc w:val="both"/>
        <w:rPr>
          <w:ins w:id="231" w:author="VAK" w:date="2018-04-05T21:40:00Z"/>
        </w:rPr>
      </w:pPr>
      <w:ins w:id="232" w:author="VAK" w:date="2018-04-05T21:40:00Z">
        <w:r w:rsidRPr="00C14A21">
          <w:t>Из теоретической модели [</w:t>
        </w:r>
        <w:r w:rsidRPr="00C14A21">
          <w:rPr>
            <w:i/>
          </w:rPr>
          <w:t>Нестеров</w:t>
        </w:r>
        <w:r w:rsidRPr="00C14A21">
          <w:t xml:space="preserve"> (1969)], в которой асимптотическое решение нелинейной задачи о поверхностных волнах Фарадея построено в переменных Лагранжа методом Крылова-Боголюбова, во втором приближении получим следующие выражения для координат </w:t>
        </w:r>
        <w:r w:rsidRPr="00C14A21">
          <w:rPr>
            <w:i/>
          </w:rPr>
          <w:t xml:space="preserve">x </w:t>
        </w:r>
        <w:r w:rsidRPr="00C14A21">
          <w:t xml:space="preserve">и </w:t>
        </w:r>
        <w:r w:rsidRPr="00C14A21">
          <w:rPr>
            <w:i/>
          </w:rPr>
          <w:t>y</w:t>
        </w:r>
        <w:r w:rsidRPr="00C14A21">
          <w:t xml:space="preserve"> частиц жидкости на свободной поверхности</w:t>
        </w:r>
      </w:ins>
    </w:p>
    <w:p w:rsidR="00A02E45" w:rsidRPr="00C14A21" w:rsidRDefault="00A02E45" w:rsidP="00C61F5D">
      <w:pPr>
        <w:numPr>
          <w:ins w:id="233" w:author="VAK" w:date="2018-04-05T21:40:00Z"/>
        </w:numPr>
        <w:ind w:right="-142"/>
        <w:jc w:val="center"/>
        <w:rPr>
          <w:ins w:id="234" w:author="VAK" w:date="2018-04-05T21:40:00Z"/>
        </w:rPr>
      </w:pPr>
      <w:ins w:id="235" w:author="VAK" w:date="2018-04-05T21:40:00Z">
        <w:r w:rsidRPr="009E6178">
          <w:rPr>
            <w:position w:val="-138"/>
          </w:rPr>
          <w:object w:dxaOrig="4780" w:dyaOrig="2860">
            <v:shape id="_x0000_i1041" type="#_x0000_t75" style="width:239pt;height:143pt" o:ole="">
              <v:imagedata r:id="rId40" o:title=""/>
            </v:shape>
            <o:OLEObject Type="Embed" ProgID="Equation.DSMT4" ShapeID="_x0000_i1041" DrawAspect="Content" ObjectID="_1584472485" r:id="rId41"/>
          </w:object>
        </w:r>
      </w:ins>
      <w:ins w:id="236" w:author="VAK" w:date="2018-04-05T21:49:00Z">
        <w:r>
          <w:rPr>
            <w:lang w:val="en-US"/>
          </w:rPr>
          <w:t xml:space="preserve">                            </w:t>
        </w:r>
      </w:ins>
      <w:ins w:id="237" w:author="VAK" w:date="2018-04-05T21:40:00Z">
        <w:r w:rsidRPr="00C14A21">
          <w:t>(1.1)</w:t>
        </w:r>
      </w:ins>
    </w:p>
    <w:p w:rsidR="00A02E45" w:rsidRPr="00C14A21" w:rsidRDefault="00A02E45" w:rsidP="00565DA5">
      <w:pPr>
        <w:numPr>
          <w:ins w:id="238" w:author="VAK" w:date="2018-04-05T21:40:00Z"/>
        </w:numPr>
        <w:ind w:right="-142"/>
        <w:jc w:val="both"/>
        <w:rPr>
          <w:ins w:id="239" w:author="VAK" w:date="2018-04-05T21:40:00Z"/>
        </w:rPr>
      </w:pPr>
      <w:ins w:id="240" w:author="VAK" w:date="2018-04-05T21:40:00Z">
        <w:r w:rsidRPr="00C14A21">
          <w:t xml:space="preserve">в которых высота </w:t>
        </w:r>
        <w:r w:rsidRPr="00C14A21">
          <w:rPr>
            <w:i/>
          </w:rPr>
          <w:t xml:space="preserve">Н(t) </w:t>
        </w:r>
        <w:r w:rsidRPr="00C14A21">
          <w:t>и</w:t>
        </w:r>
        <w:r w:rsidRPr="00C14A21">
          <w:rPr>
            <w:i/>
          </w:rPr>
          <w:t xml:space="preserve"> </w:t>
        </w:r>
        <w:r w:rsidRPr="00C14A21">
          <w:t xml:space="preserve">медленная фаза </w:t>
        </w:r>
        <w:r w:rsidRPr="00C14A21">
          <w:sym w:font="Symbol" w:char="F071"/>
        </w:r>
        <w:r w:rsidRPr="00C14A21">
          <w:rPr>
            <w:i/>
          </w:rPr>
          <w:t>(t)</w:t>
        </w:r>
        <w:r w:rsidRPr="00C14A21">
          <w:t xml:space="preserve"> волны являются решениями системы дифференциальных уравнений</w:t>
        </w:r>
      </w:ins>
    </w:p>
    <w:p w:rsidR="00A02E45" w:rsidRPr="00C14A21" w:rsidRDefault="00A02E45" w:rsidP="00565DA5">
      <w:pPr>
        <w:numPr>
          <w:ins w:id="241" w:author="VAK" w:date="2018-04-05T21:40:00Z"/>
        </w:numPr>
        <w:spacing w:beforeLines="40" w:afterLines="40"/>
        <w:ind w:right="-6" w:firstLine="426"/>
        <w:jc w:val="center"/>
        <w:rPr>
          <w:ins w:id="242" w:author="VAK" w:date="2018-04-05T21:40:00Z"/>
        </w:rPr>
      </w:pPr>
      <w:ins w:id="243" w:author="VAK" w:date="2018-04-05T21:40:00Z">
        <w:r w:rsidRPr="009E6178">
          <w:rPr>
            <w:position w:val="-80"/>
          </w:rPr>
          <w:object w:dxaOrig="3640" w:dyaOrig="1700">
            <v:shape id="_x0000_i1042" type="#_x0000_t75" style="width:182pt;height:85pt" o:ole="">
              <v:imagedata r:id="rId42" o:title=""/>
            </v:shape>
            <o:OLEObject Type="Embed" ProgID="Equation.DSMT4" ShapeID="_x0000_i1042" DrawAspect="Content" ObjectID="_1584472486" r:id="rId43"/>
          </w:object>
        </w:r>
        <w:r>
          <w:t>(1.2)</w:t>
        </w:r>
      </w:ins>
    </w:p>
    <w:p w:rsidR="00A02E45" w:rsidRPr="00C14A21" w:rsidRDefault="00A02E45" w:rsidP="00565DA5">
      <w:pPr>
        <w:numPr>
          <w:ins w:id="244" w:author="VAK" w:date="2018-04-05T21:40:00Z"/>
        </w:numPr>
        <w:spacing w:beforeLines="40" w:afterLines="40"/>
        <w:ind w:right="-6" w:firstLine="426"/>
        <w:jc w:val="both"/>
        <w:rPr>
          <w:ins w:id="245" w:author="VAK" w:date="2018-04-05T21:40:00Z"/>
          <w:bCs/>
        </w:rPr>
      </w:pPr>
      <w:ins w:id="246" w:author="VAK" w:date="2018-04-05T21:40:00Z">
        <w:r w:rsidRPr="00C14A21">
          <w:t xml:space="preserve">Резонансные </w:t>
        </w:r>
        <w:r w:rsidRPr="00C14A21">
          <w:rPr>
            <w:bCs/>
          </w:rPr>
          <w:t>зависимости высоты</w:t>
        </w:r>
        <w:r w:rsidRPr="00C14A21">
          <w:rPr>
            <w:iCs/>
          </w:rPr>
          <w:t xml:space="preserve"> стационарной</w:t>
        </w:r>
        <w:r w:rsidRPr="00C14A21">
          <w:rPr>
            <w:bCs/>
          </w:rPr>
          <w:t xml:space="preserve"> волны от частоты параметрического воздей</w:t>
        </w:r>
        <w:r>
          <w:rPr>
            <w:bCs/>
          </w:rPr>
          <w:t>ствия определяются соотношением</w:t>
        </w:r>
      </w:ins>
    </w:p>
    <w:p w:rsidR="00A02E45" w:rsidRPr="00C14A21" w:rsidRDefault="00A02E45" w:rsidP="00565DA5">
      <w:pPr>
        <w:numPr>
          <w:ins w:id="247" w:author="VAK" w:date="2018-04-05T21:40:00Z"/>
        </w:numPr>
        <w:snapToGrid w:val="0"/>
        <w:jc w:val="center"/>
        <w:rPr>
          <w:ins w:id="248" w:author="VAK" w:date="2018-04-05T21:40:00Z"/>
        </w:rPr>
      </w:pPr>
      <w:ins w:id="249" w:author="VAK" w:date="2018-04-05T21:40:00Z">
        <w:r w:rsidRPr="009E6178">
          <w:rPr>
            <w:position w:val="-28"/>
          </w:rPr>
          <w:object w:dxaOrig="3660" w:dyaOrig="660">
            <v:shape id="_x0000_i1043" type="#_x0000_t75" style="width:183pt;height:33pt" o:ole="">
              <v:imagedata r:id="rId44" o:title=""/>
            </v:shape>
            <o:OLEObject Type="Embed" ProgID="Equation.DSMT4" ShapeID="_x0000_i1043" DrawAspect="Content" ObjectID="_1584472487" r:id="rId45"/>
          </w:object>
        </w:r>
        <w:r>
          <w:tab/>
          <w:t>(3)</w:t>
        </w:r>
      </w:ins>
    </w:p>
    <w:p w:rsidR="00A02E45" w:rsidRPr="00C14A21" w:rsidRDefault="00A02E45" w:rsidP="00565DA5">
      <w:pPr>
        <w:numPr>
          <w:ins w:id="250" w:author="VAK" w:date="2018-04-05T21:40:00Z"/>
        </w:numPr>
        <w:spacing w:beforeLines="40" w:afterLines="40"/>
        <w:ind w:right="-92" w:firstLine="426"/>
        <w:jc w:val="both"/>
        <w:rPr>
          <w:ins w:id="251" w:author="VAK" w:date="2018-04-05T21:40:00Z"/>
          <w:position w:val="4"/>
        </w:rPr>
      </w:pPr>
      <w:ins w:id="252" w:author="VAK" w:date="2018-04-05T21:40:00Z">
        <w:r w:rsidRPr="00C14A21">
          <w:rPr>
            <w:position w:val="4"/>
          </w:rPr>
          <w:t xml:space="preserve">В </w:t>
        </w:r>
        <w:r>
          <w:rPr>
            <w:position w:val="4"/>
          </w:rPr>
          <w:t>рамках</w:t>
        </w:r>
        <w:r w:rsidRPr="00C14A21">
          <w:rPr>
            <w:position w:val="4"/>
          </w:rPr>
          <w:t xml:space="preserve"> приближенной теори</w:t>
        </w:r>
        <w:r>
          <w:rPr>
            <w:position w:val="4"/>
          </w:rPr>
          <w:t xml:space="preserve">и </w:t>
        </w:r>
        <w:r w:rsidRPr="00C14A21">
          <w:rPr>
            <w:position w:val="4"/>
          </w:rPr>
          <w:t xml:space="preserve"> пограничного слоя [</w:t>
        </w:r>
        <w:r w:rsidRPr="00C14A21">
          <w:rPr>
            <w:i/>
            <w:position w:val="4"/>
          </w:rPr>
          <w:t>Ламб</w:t>
        </w:r>
        <w:r w:rsidRPr="00C14A21">
          <w:rPr>
            <w:position w:val="4"/>
          </w:rPr>
          <w:t xml:space="preserve"> (1947); </w:t>
        </w:r>
        <w:r w:rsidRPr="00C14A21">
          <w:rPr>
            <w:i/>
            <w:position w:val="4"/>
          </w:rPr>
          <w:t>Keulegan</w:t>
        </w:r>
        <w:r w:rsidRPr="00C14A21">
          <w:rPr>
            <w:position w:val="4"/>
          </w:rPr>
          <w:t xml:space="preserve"> (1959)] коэффициент затухания </w:t>
        </w:r>
        <w:r w:rsidRPr="00C14A21">
          <w:rPr>
            <w:i/>
            <w:position w:val="4"/>
          </w:rPr>
          <w:t>b</w:t>
        </w:r>
        <w:r w:rsidRPr="00C14A21">
          <w:rPr>
            <w:position w:val="4"/>
          </w:rPr>
          <w:t xml:space="preserve"> волновой моды номера </w:t>
        </w:r>
        <w:r w:rsidRPr="00C14A21">
          <w:rPr>
            <w:i/>
            <w:position w:val="4"/>
          </w:rPr>
          <w:t>n</w:t>
        </w:r>
        <w:r w:rsidRPr="00C14A21">
          <w:rPr>
            <w:position w:val="4"/>
          </w:rPr>
          <w:t xml:space="preserve"> на поверхности жидкости глубины </w:t>
        </w:r>
        <w:r w:rsidRPr="00C14A21">
          <w:rPr>
            <w:i/>
            <w:position w:val="4"/>
          </w:rPr>
          <w:t>h</w:t>
        </w:r>
        <w:r w:rsidRPr="00C14A21">
          <w:rPr>
            <w:position w:val="4"/>
          </w:rPr>
          <w:t xml:space="preserve"> в сосуде заданных размеров (</w:t>
        </w:r>
        <w:r w:rsidRPr="00C14A21">
          <w:rPr>
            <w:i/>
            <w:position w:val="4"/>
          </w:rPr>
          <w:t>L</w:t>
        </w:r>
        <w:r w:rsidRPr="00C14A21">
          <w:rPr>
            <w:i/>
            <w:position w:val="4"/>
          </w:rPr>
          <w:sym w:font="Symbol" w:char="F0B4"/>
        </w:r>
        <w:r w:rsidRPr="00C14A21">
          <w:rPr>
            <w:i/>
            <w:position w:val="4"/>
          </w:rPr>
          <w:t>W</w:t>
        </w:r>
        <w:r w:rsidRPr="00C14A21">
          <w:rPr>
            <w:position w:val="4"/>
          </w:rPr>
          <w:t xml:space="preserve">) определяется как </w:t>
        </w:r>
      </w:ins>
    </w:p>
    <w:p w:rsidR="00A02E45" w:rsidRPr="00C14A21" w:rsidRDefault="00A02E45" w:rsidP="00565DA5">
      <w:pPr>
        <w:numPr>
          <w:ins w:id="253" w:author="VAK" w:date="2018-04-05T21:40:00Z"/>
        </w:numPr>
        <w:spacing w:beforeLines="40" w:afterLines="40"/>
        <w:ind w:right="-92"/>
        <w:rPr>
          <w:ins w:id="254" w:author="VAK" w:date="2018-04-05T21:40:00Z"/>
          <w:position w:val="4"/>
        </w:rPr>
      </w:pPr>
      <w:ins w:id="255" w:author="VAK" w:date="2018-04-05T21:40:00Z">
        <w:r w:rsidRPr="009E6178">
          <w:rPr>
            <w:position w:val="-26"/>
          </w:rPr>
          <w:object w:dxaOrig="4380" w:dyaOrig="639">
            <v:shape id="_x0000_i1044" type="#_x0000_t75" style="width:219pt;height:32pt" o:ole="">
              <v:imagedata r:id="rId46" o:title=""/>
            </v:shape>
            <o:OLEObject Type="Embed" ProgID="Equation.DSMT4" ShapeID="_x0000_i1044" DrawAspect="Content" ObjectID="_1584472488" r:id="rId47"/>
          </w:object>
        </w:r>
        <w:r>
          <w:rPr>
            <w:position w:val="4"/>
          </w:rPr>
          <w:t xml:space="preserve"> </w:t>
        </w:r>
        <w:r w:rsidRPr="00C14A21">
          <w:rPr>
            <w:position w:val="4"/>
          </w:rPr>
          <w:t>(1.4)-</w:t>
        </w:r>
      </w:ins>
    </w:p>
    <w:p w:rsidR="00A02E45" w:rsidRPr="00C14A21" w:rsidRDefault="00A02E45" w:rsidP="00565DA5">
      <w:pPr>
        <w:numPr>
          <w:ins w:id="256" w:author="VAK" w:date="2018-04-05T21:40:00Z"/>
        </w:numPr>
        <w:spacing w:beforeLines="40" w:afterLines="40"/>
        <w:ind w:right="-92"/>
        <w:jc w:val="both"/>
        <w:rPr>
          <w:ins w:id="257" w:author="VAK" w:date="2018-04-05T21:40:00Z"/>
          <w:position w:val="4"/>
        </w:rPr>
      </w:pPr>
      <w:ins w:id="258" w:author="VAK" w:date="2018-04-05T21:40:00Z">
        <w:r w:rsidRPr="00C14A21">
          <w:rPr>
            <w:position w:val="4"/>
          </w:rPr>
          <w:t>где слагаемые в правой части (1.4)</w:t>
        </w:r>
        <w:r w:rsidRPr="00C14A21">
          <w:rPr>
            <w:i/>
            <w:position w:val="4"/>
          </w:rPr>
          <w:t xml:space="preserve"> </w:t>
        </w:r>
        <w:r w:rsidRPr="00C14A21">
          <w:rPr>
            <w:position w:val="4"/>
          </w:rPr>
          <w:t>определяют диссипацию волновой энергии во всем объеме жидкости, на передней и задней стенках и дне сосуда, соответственно.</w:t>
        </w:r>
      </w:ins>
    </w:p>
    <w:p w:rsidR="00A02E45" w:rsidRDefault="00A02E45" w:rsidP="00EE52C5">
      <w:pPr>
        <w:numPr>
          <w:ins w:id="259" w:author="VAK" w:date="2018-04-05T21:15:00Z"/>
        </w:numPr>
        <w:spacing w:line="360" w:lineRule="auto"/>
        <w:ind w:firstLine="708"/>
        <w:jc w:val="both"/>
        <w:rPr>
          <w:ins w:id="260" w:author="VAK" w:date="2018-04-05T21:15:00Z"/>
          <w:rFonts w:ascii="Times New Roman" w:hAnsi="Times New Roman"/>
          <w:sz w:val="28"/>
          <w:szCs w:val="28"/>
        </w:rPr>
      </w:pPr>
    </w:p>
    <w:p w:rsidR="00A02E45" w:rsidRDefault="00A02E45" w:rsidP="00EE52C5">
      <w:pPr>
        <w:numPr>
          <w:ins w:id="261" w:author="VAK" w:date="2018-04-05T21:15:00Z"/>
        </w:numPr>
        <w:spacing w:line="360" w:lineRule="auto"/>
        <w:ind w:firstLine="708"/>
        <w:jc w:val="both"/>
        <w:rPr>
          <w:ins w:id="262" w:author="VAK" w:date="2018-04-05T21:15:00Z"/>
          <w:rFonts w:ascii="Times New Roman" w:hAnsi="Times New Roman"/>
          <w:sz w:val="28"/>
          <w:szCs w:val="28"/>
        </w:rPr>
      </w:pPr>
    </w:p>
    <w:p w:rsidR="00A02E45" w:rsidDel="00C61F5D" w:rsidRDefault="00A02E45" w:rsidP="00EE52C5">
      <w:pPr>
        <w:spacing w:line="360" w:lineRule="auto"/>
        <w:ind w:firstLine="708"/>
        <w:jc w:val="both"/>
        <w:rPr>
          <w:del w:id="263" w:author="VAK" w:date="2018-04-05T21:41:00Z"/>
          <w:rFonts w:ascii="Times New Roman" w:hAnsi="Times New Roman"/>
          <w:sz w:val="28"/>
          <w:szCs w:val="28"/>
        </w:rPr>
      </w:pPr>
      <w:del w:id="264" w:author="VAK" w:date="2018-04-05T21:41:00Z">
        <w:r w:rsidRPr="002F16EB" w:rsidDel="00C61F5D">
          <w:rPr>
            <w:rFonts w:ascii="Times New Roman" w:hAnsi="Times New Roman"/>
            <w:sz w:val="28"/>
            <w:szCs w:val="28"/>
          </w:rPr>
          <w:delText>К параметрическому возбуждению или резонансу относят такой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процесс в колебательной системе, при котором внешнее воздействие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приводит непосредственно к относительно малым периодическим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изменениям во времени параметров системы, что, в свою очередь, вызывает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в системе стационарные колебания достаточно большой амплитуды.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Колебания этого типа довольно полно изучены для механических и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электрических систем с конечным числом степеней свободы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[Мандельштам и др. (1936); Каудерер (1961); Мандельштам (1972);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Андронов, Витт, Хайкин (1981); Шмидт (1978);]. В меньшей степени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явление параметрического резонанса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исследовано для жидкостей.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65" w:author="VAK" w:date="2018-04-05T21:41:00Z"/>
          <w:rFonts w:ascii="Times New Roman" w:hAnsi="Times New Roman"/>
          <w:sz w:val="28"/>
          <w:szCs w:val="28"/>
        </w:rPr>
      </w:pPr>
      <w:del w:id="266" w:author="VAK" w:date="2018-04-05T21:41:00Z">
        <w:r w:rsidRPr="002F16EB" w:rsidDel="00C61F5D">
          <w:rPr>
            <w:rFonts w:ascii="Times New Roman" w:hAnsi="Times New Roman"/>
            <w:sz w:val="28"/>
            <w:szCs w:val="28"/>
          </w:rPr>
          <w:delText>Начало исследованиям параметрического резонанса в жидкости было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положено экспериментами Фарадея по возбуждению гравитационно-капиллярных волн на свободной поверхности тонкого слоя жидкости,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находящейся на вертикально колеблющейся пластинке [Faraday (1831)].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Фарадей отметил поразительный для того времени факт, что частота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возникающих на поверхности волн вдвое меньше частоты колебаний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пластины. Рэлей указал на параметрический характер возбуждаемых в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экспериментах Фарадея волн [Стретт (Рэлей) (1955)].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67" w:author="VAK" w:date="2018-04-05T21:41:00Z"/>
          <w:rFonts w:ascii="Times New Roman" w:hAnsi="Times New Roman"/>
          <w:sz w:val="28"/>
          <w:szCs w:val="28"/>
        </w:rPr>
      </w:pPr>
      <w:del w:id="268" w:author="VAK" w:date="2018-04-05T21:41:00Z">
        <w:r w:rsidRPr="002F16EB" w:rsidDel="00C61F5D">
          <w:rPr>
            <w:rFonts w:ascii="Times New Roman" w:hAnsi="Times New Roman"/>
            <w:sz w:val="28"/>
            <w:szCs w:val="28"/>
          </w:rPr>
          <w:delText>В гидродинамике систематическое изучение параметрического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возбуждения волн в жидкости начинается примерно с 50-х годов прошлого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столетия в связи с нуждами аэрокосмической промышленности. Это было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связано с необходимостью решения задачи о колебаниях жидкости в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топливных баках [Abramson (1966); Микишев, Рабинович (1968); Колесников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2F16EB" w:rsidDel="00C61F5D">
          <w:rPr>
            <w:rFonts w:ascii="Times New Roman" w:hAnsi="Times New Roman"/>
            <w:sz w:val="28"/>
            <w:szCs w:val="28"/>
          </w:rPr>
          <w:delText>(2003); Богоряд и др. (1977); Луковской (1990)].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69" w:author="VAK" w:date="2018-04-05T21:41:00Z"/>
          <w:rFonts w:ascii="Times New Roman" w:hAnsi="Times New Roman"/>
          <w:sz w:val="28"/>
          <w:szCs w:val="28"/>
        </w:rPr>
      </w:pPr>
    </w:p>
    <w:p w:rsidR="00A02E45" w:rsidRPr="006B5E1C" w:rsidDel="00C61F5D" w:rsidRDefault="00A02E45" w:rsidP="00EE52C5">
      <w:pPr>
        <w:spacing w:line="360" w:lineRule="auto"/>
        <w:ind w:firstLine="708"/>
        <w:jc w:val="both"/>
        <w:rPr>
          <w:del w:id="270" w:author="VAK" w:date="2018-04-05T21:41:00Z"/>
          <w:rFonts w:ascii="Times New Roman" w:hAnsi="Times New Roman"/>
          <w:sz w:val="32"/>
          <w:szCs w:val="32"/>
        </w:rPr>
      </w:pPr>
      <w:del w:id="271" w:author="VAK" w:date="2018-04-05T21:41:00Z">
        <w:r w:rsidRPr="006B5E1C" w:rsidDel="00C61F5D">
          <w:rPr>
            <w:rFonts w:ascii="Times New Roman" w:hAnsi="Times New Roman"/>
            <w:sz w:val="32"/>
            <w:szCs w:val="32"/>
          </w:rPr>
          <w:delText>1.2.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72" w:author="VAK" w:date="2018-04-05T21:41:00Z"/>
          <w:rFonts w:ascii="Times New Roman" w:hAnsi="Times New Roman"/>
          <w:sz w:val="28"/>
          <w:szCs w:val="28"/>
        </w:rPr>
      </w:pPr>
      <w:del w:id="273" w:author="VAK" w:date="2018-04-05T21:41:00Z">
        <w:r w:rsidDel="00C61F5D">
          <w:rPr>
            <w:rFonts w:ascii="Times New Roman" w:hAnsi="Times New Roman"/>
            <w:sz w:val="28"/>
            <w:szCs w:val="28"/>
          </w:rPr>
          <w:delText xml:space="preserve">Эксперименты по изучению форм движения жидкости ставятся уже давно. Например, </w:delText>
        </w:r>
        <w:r w:rsidRPr="0043012F" w:rsidDel="00C61F5D">
          <w:rPr>
            <w:rFonts w:ascii="Times New Roman" w:hAnsi="Times New Roman"/>
            <w:sz w:val="28"/>
            <w:szCs w:val="28"/>
          </w:rPr>
          <w:delText xml:space="preserve">Сорокин В.И. 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описал в своей работе </w:delText>
        </w:r>
        <w:r w:rsidRPr="0043012F" w:rsidDel="00C61F5D">
          <w:rPr>
            <w:rFonts w:ascii="Times New Roman" w:hAnsi="Times New Roman"/>
            <w:sz w:val="28"/>
            <w:szCs w:val="28"/>
          </w:rPr>
          <w:delText>«Об эффекте фонтанирования капель с поверхности вертикально колеблющейся жидкости»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исследования колебательной </w:delText>
        </w:r>
        <w:r w:rsidRPr="0043012F" w:rsidDel="00C61F5D">
          <w:rPr>
            <w:rFonts w:ascii="Times New Roman" w:hAnsi="Times New Roman"/>
            <w:sz w:val="28"/>
            <w:szCs w:val="28"/>
          </w:rPr>
          <w:delText>систем</w:delText>
        </w:r>
        <w:r w:rsidDel="00C61F5D">
          <w:rPr>
            <w:rFonts w:ascii="Times New Roman" w:hAnsi="Times New Roman"/>
            <w:sz w:val="28"/>
            <w:szCs w:val="28"/>
          </w:rPr>
          <w:delText>ы</w:delText>
        </w:r>
        <w:r w:rsidRPr="0043012F" w:rsidDel="00C61F5D">
          <w:rPr>
            <w:rFonts w:ascii="Times New Roman" w:hAnsi="Times New Roman"/>
            <w:sz w:val="28"/>
            <w:szCs w:val="28"/>
          </w:rPr>
          <w:delText>, содержащ</w:delText>
        </w:r>
        <w:r w:rsidDel="00C61F5D">
          <w:rPr>
            <w:rFonts w:ascii="Times New Roman" w:hAnsi="Times New Roman"/>
            <w:sz w:val="28"/>
            <w:szCs w:val="28"/>
          </w:rPr>
          <w:delText>ей</w:delText>
        </w:r>
        <w:r w:rsidRPr="0043012F" w:rsidDel="00C61F5D">
          <w:rPr>
            <w:rFonts w:ascii="Times New Roman" w:hAnsi="Times New Roman"/>
            <w:sz w:val="28"/>
            <w:szCs w:val="28"/>
          </w:rPr>
          <w:delText xml:space="preserve"> свободную поверхность жидкости. </w:delText>
        </w:r>
        <w:r w:rsidDel="00C61F5D">
          <w:rPr>
            <w:rFonts w:ascii="Times New Roman" w:hAnsi="Times New Roman"/>
            <w:sz w:val="28"/>
            <w:szCs w:val="28"/>
          </w:rPr>
          <w:delText>Было п</w:delText>
        </w:r>
        <w:r w:rsidRPr="0043012F" w:rsidDel="00C61F5D">
          <w:rPr>
            <w:rFonts w:ascii="Times New Roman" w:hAnsi="Times New Roman"/>
            <w:sz w:val="28"/>
            <w:szCs w:val="28"/>
          </w:rPr>
          <w:delText xml:space="preserve">оказано, что наблюдаемое в такой системе фонтанирование капель жидкости обусловливается параметрическим возбуждением капиллярно-гравитационных стоячих волн на свободной поверхности. 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Также </w:delText>
        </w:r>
        <w:r w:rsidRPr="005C5945" w:rsidDel="00C61F5D">
          <w:rPr>
            <w:rFonts w:ascii="Times New Roman" w:hAnsi="Times New Roman"/>
            <w:sz w:val="28"/>
            <w:szCs w:val="28"/>
          </w:rPr>
          <w:delText xml:space="preserve">экспериментально исследован </w:delText>
        </w:r>
        <w:r w:rsidDel="00C61F5D">
          <w:rPr>
            <w:rFonts w:ascii="Times New Roman" w:hAnsi="Times New Roman"/>
            <w:sz w:val="28"/>
            <w:szCs w:val="28"/>
          </w:rPr>
          <w:delText>ч</w:delText>
        </w:r>
        <w:r w:rsidRPr="005C5945" w:rsidDel="00C61F5D">
          <w:rPr>
            <w:rFonts w:ascii="Times New Roman" w:hAnsi="Times New Roman"/>
            <w:sz w:val="28"/>
            <w:szCs w:val="28"/>
          </w:rPr>
          <w:delText>астотный диапазон возбуждения гравитационных волн на свободной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5C5945" w:rsidDel="00C61F5D">
          <w:rPr>
            <w:rFonts w:ascii="Times New Roman" w:hAnsi="Times New Roman"/>
            <w:sz w:val="28"/>
            <w:szCs w:val="28"/>
          </w:rPr>
          <w:delText>поверхности жидкости в круговом цилиндрическом сосуде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5C5945" w:rsidDel="00C61F5D">
          <w:rPr>
            <w:rFonts w:ascii="Times New Roman" w:hAnsi="Times New Roman"/>
            <w:sz w:val="28"/>
            <w:szCs w:val="28"/>
          </w:rPr>
          <w:delText>[</w:delText>
        </w:r>
        <w:r w:rsidDel="00C61F5D">
          <w:rPr>
            <w:rFonts w:ascii="Times New Roman" w:hAnsi="Times New Roman"/>
            <w:sz w:val="28"/>
            <w:szCs w:val="28"/>
          </w:rPr>
          <w:delText>2</w:delText>
        </w:r>
        <w:r w:rsidRPr="005C5945" w:rsidDel="00C61F5D">
          <w:rPr>
            <w:rFonts w:ascii="Times New Roman" w:hAnsi="Times New Roman"/>
            <w:sz w:val="28"/>
            <w:szCs w:val="28"/>
          </w:rPr>
          <w:delText>].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74" w:author="VAK" w:date="2018-04-05T21:41:00Z"/>
          <w:rFonts w:ascii="Times New Roman" w:hAnsi="Times New Roman"/>
          <w:sz w:val="28"/>
          <w:szCs w:val="28"/>
        </w:rPr>
      </w:pPr>
      <w:del w:id="275" w:author="VAK" w:date="2018-04-05T21:41:00Z">
        <w:r w:rsidDel="00C61F5D">
          <w:rPr>
            <w:rFonts w:ascii="Times New Roman" w:hAnsi="Times New Roman"/>
            <w:sz w:val="28"/>
            <w:szCs w:val="28"/>
          </w:rPr>
          <w:delText xml:space="preserve">В этой задаче, ставшей уже классической, 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 xml:space="preserve">рассматривается сосуд, 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который 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>соверша</w:delText>
        </w:r>
        <w:r w:rsidDel="00C61F5D">
          <w:rPr>
            <w:rFonts w:ascii="Times New Roman" w:hAnsi="Times New Roman"/>
            <w:sz w:val="28"/>
            <w:szCs w:val="28"/>
          </w:rPr>
          <w:delText>ет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 xml:space="preserve"> колебания в вертикальном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>направлении. В системе координат, жестко связанной с сосудом, в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>уравнения гидродинамики к ускорению силы тяжести, входящему в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>коэффициенты уравнений или граничных условий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, 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>добавляется периодически изменяющееся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EA1B02" w:rsidDel="00C61F5D">
          <w:rPr>
            <w:rFonts w:ascii="Times New Roman" w:hAnsi="Times New Roman"/>
            <w:sz w:val="28"/>
            <w:szCs w:val="28"/>
          </w:rPr>
          <w:delText>ускорение сосуда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– ускорение является параметром.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76" w:author="VAK" w:date="2018-04-05T21:41:00Z"/>
          <w:rFonts w:ascii="Times New Roman" w:hAnsi="Times New Roman"/>
          <w:sz w:val="28"/>
          <w:szCs w:val="28"/>
        </w:rPr>
      </w:pPr>
      <w:del w:id="277" w:author="VAK" w:date="2018-04-05T21:41:00Z">
        <w:r w:rsidRPr="004B71D2" w:rsidDel="00C61F5D">
          <w:pict>
            <v:shape id="_x0000_i1045" type="#_x0000_t75" style="width:176.5pt;height:65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64564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064564&quot;&gt;&lt;m:oMathPara&gt;&lt;m:oMath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g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*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(t)=g&lt;/m:t&gt;&lt;/m:r&gt;&lt;m:func&gt;&lt;m:func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uncPr&gt;&lt;m:fNam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(1+&lt;/m:t&gt;&lt;/m:r&gt;&lt;m:f&gt;&lt;m:fPr&gt;&lt;m:ctrlPr&gt;&lt;w:rPr&gt;&lt;w:rFonts w:ascii=&quot;Cambria Math&quot; w:h-ansi=&quot;Cambria Math&quot;/&gt;&lt;wx:font wx:val=&quot;Cambria Math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m:sSup&gt;&lt;m:sSupPr&gt;&lt;m:ctrlPr&gt;&lt;w:rPr&gt;&lt;w:rFonts w:ascii=&quot;Cambria Math&quot; w:h-ans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О©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g&lt;/m:t&gt;&lt;/m:r&gt;&lt;/m:den&gt;&lt;/m:f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cos&lt;/m:t&gt;&lt;/m:r&gt;&lt;/m:fName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О©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func&gt;&lt;m:r&gt;&lt;w:rPr&gt;&lt;w:rFonts w:ascii=&quot;Cambria Math&quot; w:h-ansi=&quot;Cambria Math&quot;/&gt;&lt;wx:font wx:val=&quot;Cambria Math&quot;/&gt;&lt;w:i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<v:imagedata r:id="rId48" o:title="" chromakey="white"/>
            </v:shape>
          </w:pic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78" w:author="VAK" w:date="2018-04-05T21:41:00Z"/>
          <w:rFonts w:ascii="Times New Roman" w:hAnsi="Times New Roman"/>
          <w:sz w:val="28"/>
          <w:szCs w:val="28"/>
        </w:rPr>
      </w:pPr>
      <w:del w:id="279" w:author="VAK" w:date="2018-04-05T21:41:00Z">
        <w:r w:rsidDel="00C61F5D">
          <w:rPr>
            <w:rFonts w:ascii="Times New Roman" w:hAnsi="Times New Roman"/>
            <w:sz w:val="28"/>
            <w:szCs w:val="28"/>
          </w:rPr>
          <w:tab/>
          <w:delText>Движение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 xml:space="preserve"> жидкости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при вертикальных колебаниях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характеризуется широким спектром частот, которые по величине могут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 xml:space="preserve">отличаться от частоты внешнего воздействия. </w:delText>
        </w:r>
        <w:r w:rsidDel="00C61F5D">
          <w:rPr>
            <w:rFonts w:ascii="Times New Roman" w:hAnsi="Times New Roman"/>
            <w:sz w:val="28"/>
            <w:szCs w:val="28"/>
          </w:rPr>
          <w:delText>Разработана теория и э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кспериментально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установлено, что даже при малых амплитудах движения сосуда высота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возбуждаемых волн достигает больших значений в нескольких узких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диапазонах частот внешнего воздействия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, когда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относительное равновесие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жидкости становится неустойчивым и возникают ее интенсивные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 xml:space="preserve">колебания. 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Малые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колебания идеальной жидкости в случае гармонического движения сосуда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A7657B" w:rsidDel="00C61F5D">
          <w:rPr>
            <w:rFonts w:ascii="Times New Roman" w:hAnsi="Times New Roman"/>
            <w:sz w:val="28"/>
            <w:szCs w:val="28"/>
          </w:rPr>
          <w:delText>описываются уравнением Матье</w:delText>
        </w:r>
        <w:r w:rsidDel="00C61F5D">
          <w:rPr>
            <w:rFonts w:ascii="Times New Roman" w:hAnsi="Times New Roman"/>
            <w:sz w:val="28"/>
            <w:szCs w:val="28"/>
          </w:rPr>
          <w:delText>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80" w:author="VAK" w:date="2018-04-05T21:41:00Z"/>
          <w:rFonts w:ascii="Times New Roman" w:hAnsi="Times New Roman"/>
          <w:sz w:val="32"/>
          <w:szCs w:val="32"/>
        </w:rPr>
      </w:pPr>
      <w:del w:id="281" w:author="VAK" w:date="2018-04-05T21:41:00Z">
        <w:r w:rsidRPr="00CE43BE" w:rsidDel="00C61F5D">
          <w:rPr>
            <w:rFonts w:ascii="Times New Roman" w:hAnsi="Times New Roman"/>
            <w:sz w:val="32"/>
            <w:szCs w:val="32"/>
          </w:rPr>
          <w:delText xml:space="preserve">1.3. </w:delText>
        </w:r>
        <w:r w:rsidRPr="006B5E1C" w:rsidDel="00C61F5D">
          <w:rPr>
            <w:rFonts w:ascii="Times New Roman" w:hAnsi="Times New Roman"/>
            <w:sz w:val="32"/>
            <w:szCs w:val="32"/>
          </w:rPr>
          <w:delText>Теоретическая модель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82" w:author="VAK" w:date="2018-04-05T21:41:00Z"/>
          <w:rFonts w:ascii="Times New Roman" w:hAnsi="Times New Roman"/>
          <w:sz w:val="28"/>
          <w:szCs w:val="28"/>
        </w:rPr>
      </w:pPr>
      <w:del w:id="283" w:author="VAK" w:date="2018-04-05T21:41:00Z">
        <w:r w:rsidRPr="006B5E1C" w:rsidDel="00C61F5D">
          <w:rPr>
            <w:rFonts w:ascii="Times New Roman" w:hAnsi="Times New Roman"/>
            <w:sz w:val="28"/>
            <w:szCs w:val="28"/>
          </w:rPr>
          <w:delText>Рассм</w:delText>
        </w:r>
        <w:r w:rsidDel="00C61F5D">
          <w:rPr>
            <w:rFonts w:ascii="Times New Roman" w:hAnsi="Times New Roman"/>
            <w:sz w:val="28"/>
            <w:szCs w:val="28"/>
          </w:rPr>
          <w:delText>о</w:delText>
        </w:r>
        <w:r w:rsidRPr="006B5E1C" w:rsidDel="00C61F5D">
          <w:rPr>
            <w:rFonts w:ascii="Times New Roman" w:hAnsi="Times New Roman"/>
            <w:sz w:val="28"/>
            <w:szCs w:val="28"/>
          </w:rPr>
          <w:delText>тр</w:delText>
        </w:r>
        <w:r w:rsidDel="00C61F5D">
          <w:rPr>
            <w:rFonts w:ascii="Times New Roman" w:hAnsi="Times New Roman"/>
            <w:sz w:val="28"/>
            <w:szCs w:val="28"/>
          </w:rPr>
          <w:delText>им задачу</w:delText>
        </w:r>
        <w:r w:rsidRPr="006B5E1C" w:rsidDel="00C61F5D">
          <w:rPr>
            <w:rFonts w:ascii="Times New Roman" w:hAnsi="Times New Roman"/>
            <w:sz w:val="28"/>
            <w:szCs w:val="28"/>
          </w:rPr>
          <w:delText xml:space="preserve"> о параметрическом возбуждении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RPr="006B5E1C" w:rsidDel="00C61F5D">
          <w:rPr>
            <w:rFonts w:ascii="Times New Roman" w:hAnsi="Times New Roman"/>
            <w:sz w:val="28"/>
            <w:szCs w:val="28"/>
          </w:rPr>
          <w:delText>поверхностных волн в однородной жидкости конечной глубины.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Такая</w:delText>
        </w:r>
        <w:r w:rsidRPr="006B5E1C" w:rsidDel="00C61F5D">
          <w:rPr>
            <w:rFonts w:ascii="Times New Roman" w:hAnsi="Times New Roman"/>
            <w:sz w:val="28"/>
            <w:szCs w:val="28"/>
          </w:rPr>
          <w:delText xml:space="preserve"> задача для бесконечно глубокой жидкости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была решена Нестеровым</w:delText>
        </w:r>
        <w:r w:rsidRPr="006B5E1C" w:rsidDel="00C61F5D">
          <w:rPr>
            <w:rFonts w:ascii="Times New Roman" w:hAnsi="Times New Roman"/>
            <w:sz w:val="28"/>
            <w:szCs w:val="28"/>
          </w:rPr>
          <w:delText xml:space="preserve">, </w:delText>
        </w:r>
        <w:r w:rsidDel="00C61F5D">
          <w:rPr>
            <w:rFonts w:ascii="Times New Roman" w:hAnsi="Times New Roman"/>
            <w:sz w:val="28"/>
            <w:szCs w:val="28"/>
          </w:rPr>
          <w:delText>воспользуемся его методом и модификацией Секерж-Зеньковича.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84" w:author="VAK" w:date="2018-04-05T21:41:00Z"/>
          <w:rFonts w:ascii="Times New Roman" w:hAnsi="Times New Roman"/>
          <w:i/>
          <w:sz w:val="28"/>
          <w:szCs w:val="28"/>
        </w:rPr>
      </w:pPr>
      <w:del w:id="285" w:author="VAK" w:date="2018-04-05T21:41:00Z">
        <w:r w:rsidDel="00C61F5D">
          <w:rPr>
            <w:rFonts w:ascii="Times New Roman" w:hAnsi="Times New Roman"/>
            <w:sz w:val="28"/>
            <w:szCs w:val="28"/>
          </w:rPr>
          <w:delText>Дан прямоугольный сосуд с жидкостью, глубина</w:delText>
        </w:r>
        <w:r w:rsidRPr="00757E95"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которого </w:delText>
        </w:r>
        <w:r w:rsidRPr="004B71D2" w:rsidDel="00C61F5D">
          <w:rPr>
            <w:rFonts w:ascii="Times New Roman" w:hAnsi="Times New Roman"/>
            <w:sz w:val="28"/>
            <w:szCs w:val="28"/>
          </w:rPr>
          <w:fldChar w:fldCharType="begin"/>
        </w:r>
        <w:r w:rsidRPr="004B71D2" w:rsidDel="00C61F5D">
          <w:rPr>
            <w:rFonts w:ascii="Times New Roman" w:hAnsi="Times New Roman"/>
            <w:sz w:val="28"/>
            <w:szCs w:val="28"/>
          </w:rPr>
          <w:delInstrText xml:space="preserve"> QUOTE </w:delInstrText>
        </w:r>
        <w:r w:rsidRPr="004B71D2" w:rsidDel="00C61F5D">
          <w:pict>
            <v:shape id="_x0000_i1046" type="#_x0000_t75" style="width:8.5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408EB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408E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h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<v:imagedata r:id="rId49" o:title="" chromakey="white"/>
            </v:shape>
          </w:pict>
        </w:r>
        <w:r w:rsidRPr="004B71D2" w:rsidDel="00C61F5D">
          <w:rPr>
            <w:rFonts w:ascii="Times New Roman" w:hAnsi="Times New Roman"/>
            <w:sz w:val="28"/>
            <w:szCs w:val="28"/>
          </w:rPr>
          <w:delInstrText xml:space="preserve"> </w:delInstrText>
        </w:r>
        <w:r w:rsidRPr="004B71D2" w:rsidDel="00C61F5D">
          <w:rPr>
            <w:rFonts w:ascii="Times New Roman" w:hAnsi="Times New Roman"/>
            <w:sz w:val="28"/>
            <w:szCs w:val="28"/>
          </w:rPr>
          <w:fldChar w:fldCharType="separate"/>
        </w:r>
        <w:r w:rsidRPr="004B71D2" w:rsidDel="00C61F5D">
          <w:pict>
            <v:shape id="_x0000_i1047" type="#_x0000_t75" style="width:8.5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408EB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408E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h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<v:imagedata r:id="rId49" o:title="" chromakey="white"/>
            </v:shape>
          </w:pict>
        </w:r>
        <w:r w:rsidRPr="004B71D2" w:rsidDel="00C61F5D">
          <w:rPr>
            <w:rFonts w:ascii="Times New Roman" w:hAnsi="Times New Roman"/>
            <w:sz w:val="28"/>
            <w:szCs w:val="28"/>
          </w:rPr>
          <w:fldChar w:fldCharType="end"/>
        </w:r>
        <w:r w:rsidRPr="00757E95" w:rsidDel="00C61F5D">
          <w:rPr>
            <w:rFonts w:ascii="Times New Roman" w:hAnsi="Times New Roman"/>
            <w:sz w:val="28"/>
            <w:szCs w:val="28"/>
          </w:rPr>
          <w:delText xml:space="preserve">, 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длина </w:delText>
        </w:r>
        <w:r w:rsidRPr="00757E95" w:rsidDel="00C61F5D">
          <w:rPr>
            <w:rFonts w:ascii="Times New Roman" w:hAnsi="Times New Roman"/>
            <w:i/>
            <w:sz w:val="28"/>
            <w:szCs w:val="28"/>
            <w:lang w:val="en-US"/>
          </w:rPr>
          <w:delText>L</w:delText>
        </w:r>
        <w:r w:rsidRPr="00757E95" w:rsidDel="00C61F5D">
          <w:rPr>
            <w:rFonts w:ascii="Times New Roman" w:hAnsi="Times New Roman"/>
            <w:sz w:val="28"/>
            <w:szCs w:val="28"/>
          </w:rPr>
          <w:delText>.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 Сосуд совершает вертикальные гармонические колебания с частотой </w:delText>
        </w:r>
        <w:r w:rsidRPr="004B71D2" w:rsidDel="00C61F5D">
          <w:rPr>
            <w:rFonts w:ascii="Times New Roman" w:hAnsi="Times New Roman"/>
            <w:sz w:val="28"/>
            <w:szCs w:val="28"/>
          </w:rPr>
          <w:fldChar w:fldCharType="begin"/>
        </w:r>
        <w:r w:rsidRPr="004B71D2" w:rsidDel="00C61F5D">
          <w:rPr>
            <w:rFonts w:ascii="Times New Roman" w:hAnsi="Times New Roman"/>
            <w:sz w:val="28"/>
            <w:szCs w:val="28"/>
          </w:rPr>
          <w:delInstrText xml:space="preserve"> QUOTE </w:delInstrText>
        </w:r>
        <w:r w:rsidRPr="004B71D2" w:rsidDel="00C61F5D">
          <w:pict>
            <v:shape id="_x0000_i1048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A03DF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A03DF&quot;&gt;&lt;m:oMathPara&gt;&lt;m:oMath&gt;&lt;m:r&gt;&lt;m:rPr&gt;&lt;m:sty m:val=&quot;p&quot;/&gt;&lt;/m:rPr&gt;&lt;w:rPr&gt;&lt;w:rFonts w:ascii=&quot;Cambria Math&quot; w:fareast=&quot;Times New Roman&quot; w:h-ansi=&quot;Cambria Math&quot;/&gt;&lt;wx:font wx:val=&quot;Cambria Math&quot;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<v:imagedata r:id="rId50" o:title="" chromakey="white"/>
            </v:shape>
          </w:pict>
        </w:r>
        <w:r w:rsidRPr="004B71D2" w:rsidDel="00C61F5D">
          <w:rPr>
            <w:rFonts w:ascii="Times New Roman" w:hAnsi="Times New Roman"/>
            <w:sz w:val="28"/>
            <w:szCs w:val="28"/>
          </w:rPr>
          <w:delInstrText xml:space="preserve"> </w:delInstrText>
        </w:r>
        <w:r w:rsidRPr="004B71D2" w:rsidDel="00C61F5D">
          <w:rPr>
            <w:rFonts w:ascii="Times New Roman" w:hAnsi="Times New Roman"/>
            <w:sz w:val="28"/>
            <w:szCs w:val="28"/>
          </w:rPr>
          <w:fldChar w:fldCharType="separate"/>
        </w:r>
        <w:r w:rsidRPr="004B71D2" w:rsidDel="00C61F5D">
          <w:pict>
            <v:shape id="_x0000_i1049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A03DF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A03DF&quot;&gt;&lt;m:oMathPara&gt;&lt;m:oMath&gt;&lt;m:r&gt;&lt;m:rPr&gt;&lt;m:sty m:val=&quot;p&quot;/&gt;&lt;/m:rPr&gt;&lt;w:rPr&gt;&lt;w:rFonts w:ascii=&quot;Cambria Math&quot; w:fareast=&quot;Times New Roman&quot; w:h-ansi=&quot;Cambria Math&quot;/&gt;&lt;wx:font wx:val=&quot;Cambria Math&quot;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<v:imagedata r:id="rId50" o:title="" chromakey="white"/>
            </v:shape>
          </w:pict>
        </w:r>
        <w:r w:rsidRPr="004B71D2" w:rsidDel="00C61F5D">
          <w:rPr>
            <w:rFonts w:ascii="Times New Roman" w:hAnsi="Times New Roman"/>
            <w:sz w:val="28"/>
            <w:szCs w:val="28"/>
          </w:rPr>
          <w:fldChar w:fldCharType="end"/>
        </w:r>
        <w:r w:rsidRPr="00757E95" w:rsidDel="00C61F5D">
          <w:rPr>
            <w:rFonts w:ascii="Times New Roman" w:hAnsi="Times New Roman"/>
            <w:sz w:val="28"/>
            <w:szCs w:val="28"/>
          </w:rPr>
          <w:delText xml:space="preserve"> </w:delText>
        </w:r>
        <w:r w:rsidDel="00C61F5D">
          <w:rPr>
            <w:rFonts w:ascii="Times New Roman" w:hAnsi="Times New Roman"/>
            <w:sz w:val="28"/>
            <w:szCs w:val="28"/>
          </w:rPr>
          <w:delText xml:space="preserve">и амплитудой </w:delText>
        </w:r>
        <w:r w:rsidRPr="00757E95" w:rsidDel="00C61F5D">
          <w:rPr>
            <w:rFonts w:ascii="Times New Roman" w:hAnsi="Times New Roman"/>
            <w:i/>
            <w:sz w:val="28"/>
            <w:szCs w:val="28"/>
            <w:lang w:val="en-US"/>
          </w:rPr>
          <w:delText>s</w:delText>
        </w:r>
        <w:r w:rsidRPr="00795279" w:rsidDel="00C61F5D">
          <w:rPr>
            <w:rFonts w:ascii="Times New Roman" w:hAnsi="Times New Roman"/>
            <w:i/>
            <w:sz w:val="28"/>
            <w:szCs w:val="28"/>
          </w:rPr>
          <w:delText>.</w:delText>
        </w:r>
      </w:del>
    </w:p>
    <w:p w:rsidR="00A02E45" w:rsidDel="00C61F5D" w:rsidRDefault="00A02E45" w:rsidP="00EE52C5">
      <w:pPr>
        <w:spacing w:line="360" w:lineRule="auto"/>
        <w:ind w:firstLine="708"/>
        <w:jc w:val="both"/>
        <w:rPr>
          <w:del w:id="286" w:author="VAK" w:date="2018-04-05T21:42:00Z"/>
          <w:rFonts w:ascii="Times New Roman" w:hAnsi="Times New Roman"/>
          <w:sz w:val="32"/>
          <w:szCs w:val="32"/>
        </w:rPr>
      </w:pPr>
      <w:bookmarkStart w:id="287" w:name="_Toc510730505"/>
      <w:ins w:id="288" w:author="VAK" w:date="2018-04-05T21:42:00Z">
        <w:r w:rsidRPr="002F16EB">
          <w:t>1.</w:t>
        </w:r>
        <w:r>
          <w:rPr>
            <w:lang w:val="en-US"/>
          </w:rPr>
          <w:t>2</w:t>
        </w:r>
        <w:r w:rsidRPr="002F16EB">
          <w:t xml:space="preserve">. </w:t>
        </w:r>
        <w:r w:rsidRPr="00C14A21">
          <w:t>Теоретическая модель волн Фарадея</w:t>
        </w:r>
        <w:r w:rsidRPr="002F16EB">
          <w:t xml:space="preserve"> </w:t>
        </w:r>
      </w:ins>
      <w:del w:id="289" w:author="VAK" w:date="2018-04-05T21:42:00Z">
        <w:r w:rsidRPr="00CE43BE" w:rsidDel="00C61F5D">
          <w:rPr>
            <w:rFonts w:ascii="Times New Roman" w:hAnsi="Times New Roman"/>
            <w:sz w:val="32"/>
            <w:szCs w:val="32"/>
          </w:rPr>
          <w:delText xml:space="preserve">1.4. </w:delText>
        </w:r>
        <w:r w:rsidRPr="00795279" w:rsidDel="00C61F5D">
          <w:rPr>
            <w:rFonts w:ascii="Times New Roman" w:hAnsi="Times New Roman"/>
            <w:sz w:val="32"/>
            <w:szCs w:val="32"/>
          </w:rPr>
          <w:delText>Диаграммы устойчивости</w:delText>
        </w:r>
        <w:bookmarkEnd w:id="287"/>
      </w:del>
    </w:p>
    <w:p w:rsidR="00A02E45" w:rsidRDefault="00A02E45" w:rsidP="00EE52C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95279">
        <w:rPr>
          <w:rFonts w:ascii="Times New Roman" w:hAnsi="Times New Roman"/>
          <w:sz w:val="28"/>
          <w:szCs w:val="28"/>
        </w:rPr>
        <w:t>Частотный диапазон параметрического возбуждения волн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5279">
        <w:rPr>
          <w:rFonts w:ascii="Times New Roman" w:hAnsi="Times New Roman"/>
          <w:sz w:val="28"/>
          <w:szCs w:val="28"/>
        </w:rPr>
        <w:t xml:space="preserve">определяется амплитудой </w:t>
      </w:r>
      <w:r w:rsidRPr="00EE52C5">
        <w:rPr>
          <w:rFonts w:ascii="Times New Roman" w:hAnsi="Times New Roman"/>
          <w:i/>
          <w:sz w:val="28"/>
          <w:szCs w:val="28"/>
        </w:rPr>
        <w:t>s</w:t>
      </w:r>
      <w:r w:rsidRPr="00795279">
        <w:rPr>
          <w:rFonts w:ascii="Times New Roman" w:hAnsi="Times New Roman"/>
          <w:sz w:val="28"/>
          <w:szCs w:val="28"/>
        </w:rPr>
        <w:t xml:space="preserve"> и частотой </w:t>
      </w:r>
      <w:r w:rsidRPr="00EE52C5">
        <w:rPr>
          <w:rFonts w:ascii="Times New Roman" w:hAnsi="Times New Roman"/>
          <w:i/>
          <w:sz w:val="28"/>
          <w:szCs w:val="28"/>
        </w:rPr>
        <w:t>Ω</w:t>
      </w:r>
      <w:r w:rsidRPr="00795279">
        <w:rPr>
          <w:rFonts w:ascii="Times New Roman" w:hAnsi="Times New Roman"/>
          <w:sz w:val="28"/>
          <w:szCs w:val="28"/>
        </w:rPr>
        <w:t xml:space="preserve"> колебаний сосуда. </w:t>
      </w:r>
      <w:r>
        <w:rPr>
          <w:rFonts w:ascii="Times New Roman" w:hAnsi="Times New Roman"/>
          <w:sz w:val="28"/>
          <w:szCs w:val="28"/>
        </w:rPr>
        <w:t>Чтобы определить границы диапазона, необходимо</w:t>
      </w:r>
      <w:r w:rsidRPr="007952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рассчитать </w:t>
      </w:r>
      <w:r w:rsidRPr="00795279">
        <w:rPr>
          <w:rFonts w:ascii="Times New Roman" w:hAnsi="Times New Roman"/>
          <w:sz w:val="28"/>
          <w:szCs w:val="28"/>
        </w:rPr>
        <w:t>собственн</w:t>
      </w:r>
      <w:r>
        <w:rPr>
          <w:rFonts w:ascii="Times New Roman" w:hAnsi="Times New Roman"/>
          <w:sz w:val="28"/>
          <w:szCs w:val="28"/>
        </w:rPr>
        <w:t>ую</w:t>
      </w:r>
      <w:r w:rsidRPr="00795279">
        <w:rPr>
          <w:rFonts w:ascii="Times New Roman" w:hAnsi="Times New Roman"/>
          <w:sz w:val="28"/>
          <w:szCs w:val="28"/>
        </w:rPr>
        <w:t xml:space="preserve"> частот</w:t>
      </w:r>
      <w:r>
        <w:rPr>
          <w:rFonts w:ascii="Times New Roman" w:hAnsi="Times New Roman"/>
          <w:sz w:val="28"/>
          <w:szCs w:val="28"/>
        </w:rPr>
        <w:t xml:space="preserve">у </w:t>
      </w:r>
      <w:r w:rsidRPr="00795279">
        <w:rPr>
          <w:rFonts w:ascii="Times New Roman" w:hAnsi="Times New Roman"/>
          <w:sz w:val="28"/>
          <w:szCs w:val="28"/>
        </w:rPr>
        <w:t>для данной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5279">
        <w:rPr>
          <w:rFonts w:ascii="Times New Roman" w:hAnsi="Times New Roman"/>
          <w:sz w:val="28"/>
          <w:szCs w:val="28"/>
        </w:rPr>
        <w:t>моды</w:t>
      </w:r>
      <w:r>
        <w:rPr>
          <w:rFonts w:ascii="Times New Roman" w:hAnsi="Times New Roman"/>
          <w:sz w:val="28"/>
          <w:szCs w:val="28"/>
        </w:rPr>
        <w:t>, при которой</w:t>
      </w:r>
      <w:r w:rsidRPr="00795279">
        <w:rPr>
          <w:rFonts w:ascii="Times New Roman" w:hAnsi="Times New Roman"/>
          <w:sz w:val="28"/>
          <w:szCs w:val="28"/>
        </w:rPr>
        <w:t xml:space="preserve"> частота колебаний сосуда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50" type="#_x0000_t75" style="width:39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A13EC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9A13E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~2П‰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51" type="#_x0000_t75" style="width:39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A13EC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9A13E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~2П‰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1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795279">
        <w:rPr>
          <w:rFonts w:ascii="Times New Roman" w:hAnsi="Times New Roman"/>
          <w:sz w:val="28"/>
          <w:szCs w:val="28"/>
        </w:rPr>
        <w:t xml:space="preserve"> при выбранной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5279">
        <w:rPr>
          <w:rFonts w:ascii="Times New Roman" w:hAnsi="Times New Roman"/>
          <w:sz w:val="28"/>
          <w:szCs w:val="28"/>
        </w:rPr>
        <w:t xml:space="preserve">амплитуде </w:t>
      </w:r>
      <w:r w:rsidRPr="00A21379">
        <w:rPr>
          <w:rFonts w:ascii="Times New Roman" w:hAnsi="Times New Roman"/>
          <w:i/>
          <w:sz w:val="28"/>
          <w:szCs w:val="28"/>
        </w:rPr>
        <w:t>s</w:t>
      </w:r>
      <w:r w:rsidRPr="00795279">
        <w:rPr>
          <w:rFonts w:ascii="Times New Roman" w:hAnsi="Times New Roman"/>
          <w:sz w:val="28"/>
          <w:szCs w:val="28"/>
        </w:rPr>
        <w:t>. После выхода колебаний на стационарный режим частот</w:t>
      </w:r>
      <w:r>
        <w:rPr>
          <w:rFonts w:ascii="Times New Roman" w:hAnsi="Times New Roman"/>
          <w:sz w:val="28"/>
          <w:szCs w:val="28"/>
        </w:rPr>
        <w:t>у</w:t>
      </w:r>
      <w:r w:rsidRPr="00795279">
        <w:rPr>
          <w:rFonts w:ascii="Times New Roman" w:hAnsi="Times New Roman"/>
          <w:sz w:val="28"/>
          <w:szCs w:val="28"/>
        </w:rPr>
        <w:t xml:space="preserve">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52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743C5&quot;/&gt;&lt;wsp:rsid wsp:val=&quot;00FB4831&quot;/&gt;&lt;/wsp:rsids&gt;&lt;/w:docPr&gt;&lt;w:body&gt;&lt;w:p wsp:rsidR=&quot;00000000&quot; wsp:rsidRDefault=&quot;00F743C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53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743C5&quot;/&gt;&lt;wsp:rsid wsp:val=&quot;00FB4831&quot;/&gt;&lt;/wsp:rsids&gt;&lt;/w:docPr&gt;&lt;w:body&gt;&lt;w:p wsp:rsidR=&quot;00000000&quot; wsp:rsidRDefault=&quot;00F743C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нужно </w:t>
      </w:r>
      <w:r w:rsidRPr="00795279">
        <w:rPr>
          <w:rFonts w:ascii="Times New Roman" w:hAnsi="Times New Roman"/>
          <w:sz w:val="28"/>
          <w:szCs w:val="28"/>
        </w:rPr>
        <w:t>плавно изменя</w:t>
      </w:r>
      <w:r>
        <w:rPr>
          <w:rFonts w:ascii="Times New Roman" w:hAnsi="Times New Roman"/>
          <w:sz w:val="28"/>
          <w:szCs w:val="28"/>
        </w:rPr>
        <w:t>ть</w:t>
      </w:r>
      <w:r w:rsidRPr="00795279">
        <w:rPr>
          <w:rFonts w:ascii="Times New Roman" w:hAnsi="Times New Roman"/>
          <w:sz w:val="28"/>
          <w:szCs w:val="28"/>
        </w:rPr>
        <w:t xml:space="preserve"> так, чтобы </w:t>
      </w:r>
      <w:r w:rsidRPr="00D95B7F">
        <w:rPr>
          <w:rFonts w:ascii="Times New Roman" w:eastAsia="TimesNewRomanPSMT" w:hAnsi="Times New Roman"/>
          <w:sz w:val="28"/>
          <w:szCs w:val="28"/>
        </w:rPr>
        <w:t>высота волны</w:t>
      </w:r>
      <w:r w:rsidRPr="00795279">
        <w:rPr>
          <w:rFonts w:ascii="Times New Roman" w:hAnsi="Times New Roman"/>
          <w:sz w:val="28"/>
          <w:szCs w:val="28"/>
        </w:rPr>
        <w:t xml:space="preserve"> уменьшалась. Это изменение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5279">
        <w:rPr>
          <w:rFonts w:ascii="Times New Roman" w:hAnsi="Times New Roman"/>
          <w:sz w:val="28"/>
          <w:szCs w:val="28"/>
        </w:rPr>
        <w:t>продолжа</w:t>
      </w:r>
      <w:r>
        <w:rPr>
          <w:rFonts w:ascii="Times New Roman" w:hAnsi="Times New Roman"/>
          <w:sz w:val="28"/>
          <w:szCs w:val="28"/>
        </w:rPr>
        <w:t>ть</w:t>
      </w:r>
      <w:r w:rsidRPr="00795279">
        <w:rPr>
          <w:rFonts w:ascii="Times New Roman" w:hAnsi="Times New Roman"/>
          <w:sz w:val="28"/>
          <w:szCs w:val="28"/>
        </w:rPr>
        <w:t xml:space="preserve"> до значения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54" type="#_x0000_t75" style="width:1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170CC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1170C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'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55" type="#_x0000_t75" style="width:1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170CC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1170C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'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3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795279">
        <w:rPr>
          <w:rFonts w:ascii="Times New Roman" w:hAnsi="Times New Roman"/>
          <w:sz w:val="28"/>
          <w:szCs w:val="28"/>
        </w:rPr>
        <w:t>, при котором амплитуда волны практически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5279">
        <w:rPr>
          <w:rFonts w:ascii="Times New Roman" w:hAnsi="Times New Roman"/>
          <w:sz w:val="28"/>
          <w:szCs w:val="28"/>
        </w:rPr>
        <w:t xml:space="preserve">равна нулю;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56" type="#_x0000_t75" style="width:37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C097B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EC097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=О©'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57" type="#_x0000_t75" style="width:37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C097B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EC097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=О©'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7952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принять</w:t>
      </w:r>
      <w:r w:rsidRPr="00795279">
        <w:rPr>
          <w:rFonts w:ascii="Times New Roman" w:hAnsi="Times New Roman"/>
          <w:sz w:val="28"/>
          <w:szCs w:val="28"/>
        </w:rPr>
        <w:t xml:space="preserve"> за граничное значение.</w:t>
      </w:r>
    </w:p>
    <w:p w:rsidR="00A02E45" w:rsidRDefault="00A02E45" w:rsidP="00A21379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4B71D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13" o:spid="_x0000_i1058" type="#_x0000_t75" style="width:256.5pt;height:251.5pt;visibility:visible">
            <v:imagedata r:id="rId55" o:title=""/>
          </v:shape>
        </w:pict>
      </w:r>
    </w:p>
    <w:p w:rsidR="00A02E45" w:rsidRPr="00D95B7F" w:rsidRDefault="00A02E45" w:rsidP="002827B3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Вторая</w:t>
      </w:r>
      <w:r w:rsidRPr="00D95B7F">
        <w:rPr>
          <w:rFonts w:ascii="Times New Roman" w:eastAsia="TimesNewRomanPSMT" w:hAnsi="Times New Roman"/>
          <w:sz w:val="28"/>
          <w:szCs w:val="28"/>
        </w:rPr>
        <w:t xml:space="preserve"> граница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59" type="#_x0000_t75" style="width:18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A57DC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EA57D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''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6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60" type="#_x0000_t75" style="width:18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A57DC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EA57D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''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6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 w:rsidRPr="00D95B7F">
        <w:rPr>
          <w:rFonts w:ascii="Times New Roman" w:eastAsia="TimesNewRomanPSMT" w:hAnsi="Times New Roman"/>
          <w:sz w:val="28"/>
          <w:szCs w:val="28"/>
        </w:rPr>
        <w:t xml:space="preserve"> диапазона находи</w:t>
      </w:r>
      <w:r>
        <w:rPr>
          <w:rFonts w:ascii="Times New Roman" w:eastAsia="TimesNewRomanPSMT" w:hAnsi="Times New Roman"/>
          <w:sz w:val="28"/>
          <w:szCs w:val="28"/>
        </w:rPr>
        <w:t>тся</w:t>
      </w:r>
      <w:r w:rsidRPr="00D95B7F">
        <w:rPr>
          <w:rFonts w:ascii="Times New Roman" w:eastAsia="TimesNewRomanPSMT" w:hAnsi="Times New Roman"/>
          <w:sz w:val="28"/>
          <w:szCs w:val="28"/>
        </w:rPr>
        <w:t xml:space="preserve"> путем дискретного изменения с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D95B7F">
        <w:rPr>
          <w:rFonts w:ascii="Times New Roman" w:eastAsia="TimesNewRomanPSMT" w:hAnsi="Times New Roman"/>
          <w:sz w:val="28"/>
          <w:szCs w:val="28"/>
        </w:rPr>
        <w:t>малым шагом частоты колебаний сосуда в обратном направлении, т.е. при</w:t>
      </w:r>
    </w:p>
    <w:p w:rsidR="00A02E45" w:rsidRDefault="00A02E45" w:rsidP="00D95B7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/>
          <w:sz w:val="28"/>
          <w:szCs w:val="28"/>
        </w:rPr>
      </w:pPr>
      <w:r w:rsidRPr="00D95B7F">
        <w:rPr>
          <w:rFonts w:ascii="Times New Roman" w:eastAsia="TimesNewRomanPSMT" w:hAnsi="Times New Roman"/>
          <w:sz w:val="28"/>
          <w:szCs w:val="28"/>
        </w:rPr>
        <w:t xml:space="preserve">увеличении амплитуды волны. При каждом новом значении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61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823C8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823C8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62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823C8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823C8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 w:rsidRPr="00D95B7F">
        <w:rPr>
          <w:rFonts w:ascii="Times New Roman" w:eastAsia="TimesNewRomanPSMT" w:hAnsi="Times New Roman"/>
          <w:sz w:val="28"/>
          <w:szCs w:val="28"/>
        </w:rPr>
        <w:t xml:space="preserve"> вибростенд </w:t>
      </w:r>
      <w:r>
        <w:rPr>
          <w:rFonts w:ascii="Times New Roman" w:eastAsia="TimesNewRomanPSMT" w:hAnsi="Times New Roman"/>
          <w:sz w:val="28"/>
          <w:szCs w:val="28"/>
        </w:rPr>
        <w:t>выключается, чтобы в</w:t>
      </w:r>
      <w:r w:rsidRPr="00D95B7F">
        <w:rPr>
          <w:rFonts w:ascii="Times New Roman" w:eastAsia="TimesNewRomanPSMT" w:hAnsi="Times New Roman"/>
          <w:sz w:val="28"/>
          <w:szCs w:val="28"/>
        </w:rPr>
        <w:t>олновые движения жидкости затухали. После их полного прекращения сосуду опять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D95B7F">
        <w:rPr>
          <w:rFonts w:ascii="Times New Roman" w:eastAsia="TimesNewRomanPSMT" w:hAnsi="Times New Roman"/>
          <w:sz w:val="28"/>
          <w:szCs w:val="28"/>
        </w:rPr>
        <w:t>сообща</w:t>
      </w:r>
      <w:r>
        <w:rPr>
          <w:rFonts w:ascii="Times New Roman" w:eastAsia="TimesNewRomanPSMT" w:hAnsi="Times New Roman"/>
          <w:sz w:val="28"/>
          <w:szCs w:val="28"/>
        </w:rPr>
        <w:t>ются</w:t>
      </w:r>
      <w:r w:rsidRPr="00D95B7F">
        <w:rPr>
          <w:rFonts w:ascii="Times New Roman" w:eastAsia="TimesNewRomanPSMT" w:hAnsi="Times New Roman"/>
          <w:sz w:val="28"/>
          <w:szCs w:val="28"/>
        </w:rPr>
        <w:t xml:space="preserve"> колебания с частотой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63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7780A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87780A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64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7780A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87780A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 w:rsidRPr="00D95B7F">
        <w:rPr>
          <w:rFonts w:ascii="Times New Roman" w:eastAsia="TimesNewRomanPSMT" w:hAnsi="Times New Roman"/>
          <w:sz w:val="28"/>
          <w:szCs w:val="28"/>
        </w:rPr>
        <w:t>, и фиксир</w:t>
      </w:r>
      <w:r>
        <w:rPr>
          <w:rFonts w:ascii="Times New Roman" w:eastAsia="TimesNewRomanPSMT" w:hAnsi="Times New Roman"/>
          <w:sz w:val="28"/>
          <w:szCs w:val="28"/>
        </w:rPr>
        <w:t>уется раскачка</w:t>
      </w:r>
      <w:r w:rsidRPr="00D95B7F">
        <w:rPr>
          <w:rFonts w:ascii="Times New Roman" w:eastAsia="TimesNewRomanPSMT" w:hAnsi="Times New Roman"/>
          <w:sz w:val="28"/>
          <w:szCs w:val="28"/>
        </w:rPr>
        <w:t>. Если в течение 20 мин стационарный режим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D95B7F">
        <w:rPr>
          <w:rFonts w:ascii="Times New Roman" w:eastAsia="TimesNewRomanPSMT" w:hAnsi="Times New Roman"/>
          <w:sz w:val="28"/>
          <w:szCs w:val="28"/>
        </w:rPr>
        <w:t xml:space="preserve">колебаний жидкости не достигался, то соответствующая частота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65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8B5FB0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8B5FB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66" type="#_x0000_t75" style="width:13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8B5FB0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8B5FB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2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D95B7F">
        <w:rPr>
          <w:rFonts w:ascii="Times New Roman" w:eastAsia="TimesNewRomanPSMT" w:hAnsi="Times New Roman"/>
          <w:sz w:val="28"/>
          <w:szCs w:val="28"/>
        </w:rPr>
        <w:t>принима</w:t>
      </w:r>
      <w:r>
        <w:rPr>
          <w:rFonts w:ascii="Times New Roman" w:eastAsia="TimesNewRomanPSMT" w:hAnsi="Times New Roman"/>
          <w:sz w:val="28"/>
          <w:szCs w:val="28"/>
        </w:rPr>
        <w:t>ется</w:t>
      </w:r>
      <w:r w:rsidRPr="00D95B7F">
        <w:rPr>
          <w:rFonts w:ascii="Times New Roman" w:eastAsia="TimesNewRomanPSMT" w:hAnsi="Times New Roman"/>
          <w:sz w:val="28"/>
          <w:szCs w:val="28"/>
        </w:rPr>
        <w:t xml:space="preserve"> за граничное значение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67" type="#_x0000_t75" style="width:16pt;height:12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AD47C3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D47C3&quot;&gt;&lt;m:oMathPara&gt;&lt;m:oMath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''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7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68" type="#_x0000_t75" style="width:16pt;height:12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AD47C3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D47C3&quot;&gt;&lt;m:oMathPara&gt;&lt;m:oMath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©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''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7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 w:rsidRPr="00D95B7F">
        <w:rPr>
          <w:rFonts w:ascii="Times New Roman" w:eastAsia="TimesNewRomanPSMT" w:hAnsi="Times New Roman"/>
          <w:sz w:val="28"/>
          <w:szCs w:val="28"/>
        </w:rPr>
        <w:t>.</w:t>
      </w:r>
    </w:p>
    <w:p w:rsidR="00A02E45" w:rsidRPr="00CC7DB9" w:rsidRDefault="00A02E45" w:rsidP="00D95B7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ab/>
        <w:t xml:space="preserve">Диапазон также можно рассчитать по формуле в соответствие с методом, предложенным Боголюбовым и Митропольским </w:t>
      </w:r>
      <w:r w:rsidRPr="00133198">
        <w:rPr>
          <w:rFonts w:ascii="Times New Roman" w:eastAsia="TimesNewRomanPSMT" w:hAnsi="Times New Roman"/>
          <w:sz w:val="28"/>
          <w:szCs w:val="28"/>
        </w:rPr>
        <w:t>[].</w:t>
      </w:r>
    </w:p>
    <w:p w:rsidR="00A02E45" w:rsidRPr="008A00FF" w:rsidRDefault="00A02E45" w:rsidP="00D95B7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/>
          <w:sz w:val="28"/>
          <w:szCs w:val="28"/>
          <w:lang w:val="en-US"/>
        </w:rPr>
      </w:pPr>
      <w:r w:rsidRPr="004B71D2">
        <w:pict>
          <v:shape id="_x0000_i1069" type="#_x0000_t75" style="width:40pt;height:2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C5E0D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7C5E0D&quot;&gt;&lt;m:oMathPara&gt;&lt;m:oMath&gt;&lt;m:d&gt;&lt;m:dPr&gt;&lt;m:begChr m:val=&quot;|&quot;/&gt;&lt;m:endChr m:val=&quot;|&quot;/&gt;&lt;m:ctrlPr&gt;&lt;w:rPr&gt;&lt;w:rFonts w:ascii=&quot;Cambria Math&quot; w:fareast=&quot;TimesNewRomanPSMT&quot; w:h-ansi=&quot;Cambria Math&quot;/&gt;&lt;wx:font wx:val=&quot;Cambria Math&quot;/&gt;&lt;w:i/&gt;&lt;w:sz w:val=&quot;28&quot;/&gt;&lt;w:sz-cs w:val=&quot;28&quot;/&gt;&lt;w:lang w:val=&quot;EN-US&quot;/&gt;&lt;/w:rPr&gt;&lt;/m:ctrlPr&gt;&lt;/m:dPr&gt;&lt;m:e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w:lang w:val=&quot;EN-US&quot;/&gt;&lt;/w:rPr&gt;&lt;m:t&gt;в€†&lt;/m:t&gt;&lt;/m:r&gt;&lt;/m:e&gt;&lt;/m:d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w:lang w:val=&quot;EN-US&quot;/&gt;&lt;/w:rPr&gt;&lt;m:t&gt;&amp;lt;&lt;/m:t&gt;&lt;/m:r&gt;&lt;m:f&gt;&lt;m:fPr&gt;&lt;m:ctrlPr&gt;&lt;w:rPr&gt;&lt;w:rFonts w:ascii=&quot;Cambria Math&quot; w:fareast=&quot;TimesNewRomanPSMT&quot; w:h-ansi=&quot;Cambria Math&quot;/&gt;&lt;wx:font wx:val=&quot;Cambria Math&quot;/&gt;&lt;w:i/&gt;&lt;w:sz w:val=&quot;28&quot;/&gt;&lt;w:sz-cs w:val=&quot;28&quot;/&gt;&lt;w:lang w:val=&quot;EN-US&quot;/&gt;&lt;/w:rPr&gt;&lt;/m:ctrlPr&gt;&lt;/m:fPr&gt;&lt;m:num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w:lang w:val=&quot;EN-US&quot;/&gt;&lt;/w:rPr&gt;&lt;m:t&gt;s&lt;/m:t&gt;&lt;/m:r&gt;&lt;m:sSup&gt;&lt;m:sSupPr&gt;&lt;m:ctrl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/m:ctrlPr&gt;&lt;/m:sSupPr&gt;&lt;m:e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/m:e&gt;&lt;m:sup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w:lang w:val=&quot;EN-US&quot;/&gt;&lt;/w:rPr&gt;&lt;m:t&gt;3&lt;/m:t&gt;&lt;/m:r&gt;&lt;/m:sup&gt;&lt;/m:sSup&gt;&lt;/m:num&gt;&lt;m:den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w:lang w:val=&quot;EN-US&quot;/&gt;&lt;/w:rPr&gt;&lt;m:t&gt;8g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8" o:title="" chromakey="white"/>
          </v:shape>
        </w:pict>
      </w:r>
    </w:p>
    <w:p w:rsidR="00A02E45" w:rsidRPr="009D6F09" w:rsidRDefault="00A02E45" w:rsidP="009D6F09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Экспериментально можно показать, что зона неустойчивости шире теоретической, что объясняется фактом перекрытия второй и третьей мод, </w:t>
      </w:r>
      <w:r w:rsidRPr="008A00FF">
        <w:rPr>
          <w:rFonts w:ascii="Times New Roman" w:hAnsi="Times New Roman"/>
          <w:sz w:val="28"/>
          <w:szCs w:val="28"/>
        </w:rPr>
        <w:t>и возможны режимы, когда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A00FF">
        <w:rPr>
          <w:rFonts w:ascii="Times New Roman" w:hAnsi="Times New Roman"/>
          <w:sz w:val="28"/>
          <w:szCs w:val="28"/>
        </w:rPr>
        <w:t>вторая мода, просуществовав некоторое время, переходит в третью, которая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A00FF">
        <w:rPr>
          <w:rFonts w:ascii="Times New Roman" w:hAnsi="Times New Roman"/>
          <w:sz w:val="28"/>
          <w:szCs w:val="28"/>
        </w:rPr>
        <w:t>через некоторое время переходит во вторую, и затем весь процесс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8A00FF">
        <w:rPr>
          <w:rFonts w:ascii="Times New Roman" w:hAnsi="Times New Roman"/>
          <w:sz w:val="28"/>
          <w:szCs w:val="28"/>
        </w:rPr>
        <w:t>периодически повторяется.</w:t>
      </w:r>
      <w:r>
        <w:rPr>
          <w:rFonts w:ascii="Times New Roman" w:hAnsi="Times New Roman"/>
          <w:sz w:val="28"/>
          <w:szCs w:val="28"/>
        </w:rPr>
        <w:t xml:space="preserve"> Также существует пороговая амплитуда </w:t>
      </w:r>
      <w:r w:rsidRPr="009D6F09">
        <w:rPr>
          <w:rFonts w:ascii="Times New Roman" w:eastAsia="TimesNewRomanPSMT" w:hAnsi="Times New Roman"/>
          <w:sz w:val="28"/>
          <w:szCs w:val="28"/>
        </w:rPr>
        <w:t xml:space="preserve">колебаний сосуда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70" type="#_x0000_t75" style="width:12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2694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B2694&quot;&gt;&lt;m:oMathPara&gt;&lt;m:oMath&gt;&lt;m:sSup&gt;&lt;m:sSupPr&gt;&lt;m:ctrlPr&gt;&lt;w:rPr&gt;&lt;w:rFonts w:ascii=&quot;Cambria Math&quot; w:fareast=&quot;TimesNewRomanPSMT&quot; w:h-ansi=&quot;Cambria Math&quot;/&gt;&lt;wx:font wx:val=&quot;Cambria Math&quot;/&gt;&lt;w:i/&gt;&lt;w:i-cs/&gt;&lt;w:sz w:val=&quot;28&quot;/&gt;&lt;w:sz-cs w:val=&quot;28&quot;/&gt;&lt;/w:rPr&gt;&lt;/m:ctrlPr&gt;&lt;/m:sSupPr&gt;&lt;m:e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s&lt;/m:t&gt;&lt;/m:r&gt;&lt;/m:e&gt;&lt;m:sup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*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9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71" type="#_x0000_t75" style="width:12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2694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B2694&quot;&gt;&lt;m:oMathPara&gt;&lt;m:oMath&gt;&lt;m:sSup&gt;&lt;m:sSupPr&gt;&lt;m:ctrlPr&gt;&lt;w:rPr&gt;&lt;w:rFonts w:ascii=&quot;Cambria Math&quot; w:fareast=&quot;TimesNewRomanPSMT&quot; w:h-ansi=&quot;Cambria Math&quot;/&gt;&lt;wx:font wx:val=&quot;Cambria Math&quot;/&gt;&lt;w:i/&gt;&lt;w:i-cs/&gt;&lt;w:sz w:val=&quot;28&quot;/&gt;&lt;w:sz-cs w:val=&quot;28&quot;/&gt;&lt;/w:rPr&gt;&lt;/m:ctrlPr&gt;&lt;/m:sSupPr&gt;&lt;m:e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s&lt;/m:t&gt;&lt;/m:r&gt;&lt;/m:e&gt;&lt;m:sup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*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9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 w:rsidRPr="009D6F09">
        <w:rPr>
          <w:rFonts w:ascii="Times New Roman" w:eastAsia="TimesNewRomanPSMT" w:hAnsi="Times New Roman"/>
          <w:sz w:val="28"/>
          <w:szCs w:val="28"/>
        </w:rPr>
        <w:t>,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9D6F09">
        <w:rPr>
          <w:rFonts w:ascii="Times New Roman" w:eastAsia="TimesNewRomanPSMT" w:hAnsi="Times New Roman"/>
          <w:sz w:val="28"/>
          <w:szCs w:val="28"/>
        </w:rPr>
        <w:t>ниже котор</w:t>
      </w:r>
      <w:r>
        <w:rPr>
          <w:rFonts w:ascii="Times New Roman" w:eastAsia="TimesNewRomanPSMT" w:hAnsi="Times New Roman"/>
          <w:sz w:val="28"/>
          <w:szCs w:val="28"/>
        </w:rPr>
        <w:t xml:space="preserve">ой </w:t>
      </w:r>
      <w:r w:rsidRPr="009D6F09">
        <w:rPr>
          <w:rFonts w:ascii="Times New Roman" w:eastAsia="TimesNewRomanPSMT" w:hAnsi="Times New Roman"/>
          <w:sz w:val="28"/>
          <w:szCs w:val="28"/>
        </w:rPr>
        <w:t xml:space="preserve">для любых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72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B4DCD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B4DCD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73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B4DCD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B4DCD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 w:rsidRPr="009D6F09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9D6F09">
        <w:rPr>
          <w:rFonts w:ascii="Times New Roman" w:eastAsia="TimesNewRomanPSMT" w:hAnsi="Times New Roman"/>
          <w:sz w:val="28"/>
          <w:szCs w:val="28"/>
        </w:rPr>
        <w:t>свободная поверхность жидкости остается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9D6F09">
        <w:rPr>
          <w:rFonts w:ascii="Times New Roman" w:eastAsia="TimesNewRomanPSMT" w:hAnsi="Times New Roman"/>
          <w:sz w:val="28"/>
          <w:szCs w:val="28"/>
        </w:rPr>
        <w:t xml:space="preserve">невозмущенной. Для второй моды </w: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begin"/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QUOTE </w:instrText>
      </w:r>
      <w:r w:rsidRPr="004B71D2">
        <w:pict>
          <v:shape id="_x0000_i1074" type="#_x0000_t75" style="width:55pt;height:12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30CB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9830CB&quot;&gt;&lt;m:oMathPara&gt;&lt;m:oMath&gt;&lt;m:sSup&gt;&lt;m:sSupPr&gt;&lt;m:ctrlPr&gt;&lt;w:rPr&gt;&lt;w:rFonts w:ascii=&quot;Cambria Math&quot; w:fareast=&quot;TimesNewRomanPSMT&quot; w:h-ansi=&quot;Cambria Math&quot;/&gt;&lt;wx:font wx:val=&quot;Cambria Math&quot;/&gt;&lt;w:i/&gt;&lt;w:i-cs/&gt;&lt;w:sz w:val=&quot;28&quot;/&gt;&lt;w:sz-cs w:val=&quot;28&quot;/&gt;&lt;/w:rPr&gt;&lt;/m:ctrlPr&gt;&lt;/m:sSupPr&gt;&lt;m:e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s&lt;/m:t&gt;&lt;/m:r&gt;&lt;/m:e&gt;&lt;m:sup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*&lt;/m:t&gt;&lt;/m:r&gt;&lt;/m:sup&gt;&lt;/m:sSup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=0.07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0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instrText xml:space="preserve"> </w:instrTex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separate"/>
      </w:r>
      <w:r w:rsidRPr="004B71D2">
        <w:pict>
          <v:shape id="_x0000_i1075" type="#_x0000_t75" style="width:55pt;height:12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30CB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9830CB&quot;&gt;&lt;m:oMathPara&gt;&lt;m:oMath&gt;&lt;m:sSup&gt;&lt;m:sSupPr&gt;&lt;m:ctrlPr&gt;&lt;w:rPr&gt;&lt;w:rFonts w:ascii=&quot;Cambria Math&quot; w:fareast=&quot;TimesNewRomanPSMT&quot; w:h-ansi=&quot;Cambria Math&quot;/&gt;&lt;wx:font wx:val=&quot;Cambria Math&quot;/&gt;&lt;w:i/&gt;&lt;w:i-cs/&gt;&lt;w:sz w:val=&quot;28&quot;/&gt;&lt;w:sz-cs w:val=&quot;28&quot;/&gt;&lt;/w:rPr&gt;&lt;/m:ctrlPr&gt;&lt;/m:sSupPr&gt;&lt;m:e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s&lt;/m:t&gt;&lt;/m:r&gt;&lt;/m:e&gt;&lt;m:sup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*&lt;/m:t&gt;&lt;/m:r&gt;&lt;/m:sup&gt;&lt;/m:sSup&gt;&lt;m:r&gt;&lt;w:rPr&gt;&lt;w:rFonts w:ascii=&quot;Cambria Math&quot; w:fareast=&quot;TimesNewRomanPSMT&quot; w:h-ansi=&quot;Cambria Math&quot;/&gt;&lt;wx:font wx:val=&quot;Cambria Math&quot;/&gt;&lt;w:i/&gt;&lt;w:sz w:val=&quot;28&quot;/&gt;&lt;w:sz-cs w:val=&quot;28&quot;/&gt;&lt;/w:rPr&gt;&lt;m:t&gt;=0.07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0" o:title="" chromakey="white"/>
          </v:shape>
        </w:pict>
      </w:r>
      <w:r w:rsidRPr="004B71D2">
        <w:rPr>
          <w:rFonts w:ascii="Times New Roman" w:eastAsia="TimesNewRomanPSMT" w:hAnsi="Times New Roman"/>
          <w:sz w:val="28"/>
          <w:szCs w:val="28"/>
        </w:rPr>
        <w:fldChar w:fldCharType="end"/>
      </w:r>
      <w:r w:rsidRPr="009D6F09">
        <w:rPr>
          <w:rFonts w:ascii="Times New Roman" w:eastAsia="TimesNewRomanPSMT" w:hAnsi="Times New Roman"/>
          <w:sz w:val="28"/>
          <w:szCs w:val="28"/>
        </w:rPr>
        <w:t xml:space="preserve"> см</w:t>
      </w:r>
      <w:r>
        <w:rPr>
          <w:rFonts w:ascii="Times New Roman" w:eastAsia="TimesNewRomanPSMT" w:hAnsi="Times New Roman"/>
          <w:sz w:val="28"/>
          <w:szCs w:val="28"/>
        </w:rPr>
        <w:t>.</w:t>
      </w:r>
    </w:p>
    <w:p w:rsidR="00A02E45" w:rsidRDefault="00A02E45" w:rsidP="002827B3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2827B3">
        <w:rPr>
          <w:rFonts w:ascii="Times New Roman" w:hAnsi="Times New Roman"/>
          <w:sz w:val="32"/>
          <w:szCs w:val="32"/>
        </w:rPr>
        <w:t>1.5. Резонансные зависимости</w:t>
      </w:r>
    </w:p>
    <w:p w:rsidR="00A02E45" w:rsidRPr="00752C9C" w:rsidRDefault="00A02E45" w:rsidP="002827B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827B3">
        <w:rPr>
          <w:rFonts w:ascii="Times New Roman" w:hAnsi="Times New Roman"/>
          <w:sz w:val="28"/>
          <w:szCs w:val="28"/>
        </w:rPr>
        <w:t>Если амплитуда колебаний сосуда превосходит пороговое значение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827B3">
        <w:rPr>
          <w:rFonts w:ascii="Times New Roman" w:hAnsi="Times New Roman"/>
          <w:sz w:val="28"/>
          <w:szCs w:val="28"/>
        </w:rPr>
        <w:t>(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76" type="#_x0000_t75" style="width:32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AD1963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D1963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s&amp;gt;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*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1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77" type="#_x0000_t75" style="width:32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AD1963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AD1963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s&amp;gt;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*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1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2827B3">
        <w:rPr>
          <w:rFonts w:ascii="Times New Roman" w:hAnsi="Times New Roman"/>
          <w:sz w:val="28"/>
          <w:szCs w:val="28"/>
        </w:rPr>
        <w:t xml:space="preserve">), а частота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78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8B7F23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8B7F23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79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8B7F23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8B7F23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2827B3">
        <w:rPr>
          <w:rFonts w:ascii="Times New Roman" w:hAnsi="Times New Roman"/>
          <w:sz w:val="28"/>
          <w:szCs w:val="28"/>
        </w:rPr>
        <w:t xml:space="preserve"> принадлежит резонансной зоне, то на поверхности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827B3">
        <w:rPr>
          <w:rFonts w:ascii="Times New Roman" w:hAnsi="Times New Roman"/>
          <w:sz w:val="28"/>
          <w:szCs w:val="28"/>
        </w:rPr>
        <w:t>жидкости возбуждаются волны, основными характеристиками которых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2827B3">
        <w:rPr>
          <w:rFonts w:ascii="Times New Roman" w:hAnsi="Times New Roman"/>
          <w:sz w:val="28"/>
          <w:szCs w:val="28"/>
        </w:rPr>
        <w:t xml:space="preserve">являются их высота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80" type="#_x0000_t75" style="width:8.5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C55B0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BC55B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h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9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81" type="#_x0000_t75" style="width:8.5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C55B0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BC55B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h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9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D9480F">
        <w:rPr>
          <w:rFonts w:ascii="Times New Roman" w:hAnsi="Times New Roman"/>
          <w:sz w:val="28"/>
          <w:szCs w:val="28"/>
        </w:rPr>
        <w:t xml:space="preserve"> </w:t>
      </w:r>
      <w:r w:rsidRPr="002827B3">
        <w:rPr>
          <w:rFonts w:ascii="Times New Roman" w:hAnsi="Times New Roman"/>
          <w:sz w:val="28"/>
          <w:szCs w:val="28"/>
        </w:rPr>
        <w:t xml:space="preserve">и частота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82" type="#_x0000_t75" style="width:18pt;height:2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2085F&quot;/&gt;&lt;wsp:rsid wsp:val=&quot;00F73CCD&quot;/&gt;&lt;wsp:rsid wsp:val=&quot;00FB4831&quot;/&gt;&lt;/wsp:rsids&gt;&lt;/w:docPr&gt;&lt;w:body&gt;&lt;w:p wsp:rsidR=&quot;00000000&quot; wsp:rsidRDefault=&quot;00F2085F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/w:rPr&gt;&lt;m:t&gt; 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/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2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83" type="#_x0000_t75" style="width:18pt;height:2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2085F&quot;/&gt;&lt;wsp:rsid wsp:val=&quot;00F73CCD&quot;/&gt;&lt;wsp:rsid wsp:val=&quot;00FB4831&quot;/&gt;&lt;/wsp:rsids&gt;&lt;/w:docPr&gt;&lt;w:body&gt;&lt;w:p wsp:rsidR=&quot;00000000&quot; wsp:rsidRDefault=&quot;00F2085F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/w:rPr&gt;&lt;m:t&gt; 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/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2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2827B3">
        <w:rPr>
          <w:rFonts w:ascii="Times New Roman" w:hAnsi="Times New Roman"/>
          <w:sz w:val="28"/>
          <w:szCs w:val="28"/>
        </w:rPr>
        <w:t xml:space="preserve"> в случае основного параметрического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2827B3">
        <w:rPr>
          <w:rFonts w:ascii="Times New Roman" w:hAnsi="Times New Roman"/>
          <w:sz w:val="28"/>
          <w:szCs w:val="28"/>
        </w:rPr>
        <w:t xml:space="preserve">резонанса. Высота волновой моды номера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84" type="#_x0000_t75" style="width:11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6E1601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6E1601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3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85" type="#_x0000_t75" style="width:11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6E1601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6E1601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3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2827B3">
        <w:rPr>
          <w:rFonts w:ascii="Times New Roman" w:hAnsi="Times New Roman"/>
          <w:sz w:val="28"/>
          <w:szCs w:val="28"/>
        </w:rPr>
        <w:t xml:space="preserve"> зависит не только от частоты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86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6D3406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6D3406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87" type="#_x0000_t75" style="width:10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6D3406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6D3406&quot;&gt;&lt;m:oMathPara&gt;&lt;m:oMath&gt;&lt;m:r&gt;&lt;m:rPr&gt;&lt;m:sty m:val=&quot;p&quot;/&gt;&lt;/m:rPr&gt;&lt;w:rPr&gt;&lt;w:rFonts w:ascii=&quot;Cambria Math&quot; w:fareast=&quot;TimesNewRomanPSMT&quot; w:h-ansi=&quot;Cambria Math&quot;/&gt;&lt;wx:font wx:val=&quot;Cambria Math&quot;/&gt;&lt;w:sz w:val=&quot;28&quot;/&gt;&lt;w:sz-cs w:val=&quot;28&quot;/&gt;&lt;w:lang w:val=&quot;EN-US&quot;/&gt;&lt;/w:rPr&gt;&lt;m:t&gt;О©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2827B3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827B3">
        <w:rPr>
          <w:rFonts w:ascii="Times New Roman" w:hAnsi="Times New Roman"/>
          <w:sz w:val="28"/>
          <w:szCs w:val="28"/>
        </w:rPr>
        <w:t xml:space="preserve">амплитуды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88" type="#_x0000_t75" style="width:10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B305F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7B305F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4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89" type="#_x0000_t75" style="width:10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B305F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7B305F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4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2827B3">
        <w:rPr>
          <w:rFonts w:ascii="Times New Roman" w:hAnsi="Times New Roman"/>
          <w:sz w:val="28"/>
          <w:szCs w:val="28"/>
        </w:rPr>
        <w:t xml:space="preserve"> колебаний сосуда, но и от глубины жидкости 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90" type="#_x0000_t75" style="width:8.5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E643C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E643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h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9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91" type="#_x0000_t75" style="width:8.5pt;height:9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E643C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4E643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h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9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752C9C">
        <w:rPr>
          <w:rFonts w:ascii="Times New Roman" w:hAnsi="Times New Roman"/>
          <w:sz w:val="28"/>
          <w:szCs w:val="28"/>
        </w:rPr>
        <w:t>.</w:t>
      </w:r>
    </w:p>
    <w:p w:rsidR="00A02E45" w:rsidRDefault="00A02E45" w:rsidP="00EC051F">
      <w:pPr>
        <w:rPr>
          <w:rFonts w:ascii="Times New Roman" w:hAnsi="Times New Roman"/>
          <w:sz w:val="28"/>
          <w:szCs w:val="28"/>
        </w:rPr>
      </w:pPr>
    </w:p>
    <w:p w:rsidR="00A02E45" w:rsidRDefault="00A02E45" w:rsidP="00EC051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02E45" w:rsidRPr="00467280" w:rsidRDefault="00A02E45" w:rsidP="00EC051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467280">
        <w:rPr>
          <w:rFonts w:ascii="Times New Roman" w:hAnsi="Times New Roman"/>
          <w:sz w:val="32"/>
          <w:szCs w:val="32"/>
        </w:rPr>
        <w:t>ГЛАВА 2. ЭКСПЕРИМЕНТАЛЬНАЯ ЧАСТЬ</w:t>
      </w:r>
    </w:p>
    <w:p w:rsidR="00A02E45" w:rsidRPr="00467280" w:rsidRDefault="00A02E45" w:rsidP="00D169DA">
      <w:pPr>
        <w:spacing w:line="360" w:lineRule="auto"/>
        <w:jc w:val="both"/>
        <w:rPr>
          <w:rFonts w:ascii="Times New Roman" w:hAnsi="Times New Roman"/>
          <w:sz w:val="32"/>
          <w:szCs w:val="32"/>
        </w:rPr>
      </w:pPr>
      <w:r w:rsidRPr="00467280">
        <w:rPr>
          <w:rFonts w:ascii="Times New Roman" w:hAnsi="Times New Roman"/>
          <w:sz w:val="32"/>
          <w:szCs w:val="32"/>
        </w:rPr>
        <w:t>2.1. Лабораторное моделирование волн Фарадея. Экспериментальная установка ПР-2М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87D03">
        <w:rPr>
          <w:rFonts w:ascii="Times New Roman" w:hAnsi="Times New Roman"/>
          <w:sz w:val="28"/>
          <w:szCs w:val="28"/>
        </w:rPr>
        <w:t>Эксперимент</w:t>
      </w:r>
      <w:r>
        <w:rPr>
          <w:rFonts w:ascii="Times New Roman" w:hAnsi="Times New Roman"/>
          <w:sz w:val="28"/>
          <w:szCs w:val="28"/>
        </w:rPr>
        <w:t>альное исследование</w:t>
      </w:r>
      <w:r w:rsidRPr="00987D03">
        <w:rPr>
          <w:rFonts w:ascii="Times New Roman" w:hAnsi="Times New Roman"/>
          <w:sz w:val="28"/>
          <w:szCs w:val="28"/>
        </w:rPr>
        <w:t xml:space="preserve"> провод</w:t>
      </w:r>
      <w:r>
        <w:rPr>
          <w:rFonts w:ascii="Times New Roman" w:hAnsi="Times New Roman"/>
          <w:sz w:val="28"/>
          <w:szCs w:val="28"/>
        </w:rPr>
        <w:t>илось</w:t>
      </w:r>
      <w:r w:rsidRPr="00987D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r w:rsidRPr="00401408">
        <w:rPr>
          <w:rFonts w:ascii="Times New Roman" w:hAnsi="Times New Roman"/>
          <w:sz w:val="28"/>
          <w:szCs w:val="28"/>
        </w:rPr>
        <w:t>установке ПР-2М (Параметрический Резонанс – вариант 2</w:t>
      </w:r>
      <w:r>
        <w:rPr>
          <w:rFonts w:ascii="Times New Roman" w:hAnsi="Times New Roman"/>
          <w:sz w:val="28"/>
          <w:szCs w:val="28"/>
        </w:rPr>
        <w:t xml:space="preserve"> </w:t>
      </w:r>
      <w:r w:rsidRPr="00401408">
        <w:rPr>
          <w:rFonts w:ascii="Times New Roman" w:hAnsi="Times New Roman"/>
          <w:sz w:val="28"/>
          <w:szCs w:val="28"/>
        </w:rPr>
        <w:t>Модернизированный</w:t>
      </w:r>
      <w:r>
        <w:rPr>
          <w:rFonts w:ascii="Times New Roman" w:hAnsi="Times New Roman"/>
          <w:sz w:val="28"/>
          <w:szCs w:val="28"/>
        </w:rPr>
        <w:t xml:space="preserve">) в </w:t>
      </w:r>
      <w:r w:rsidRPr="00987D03">
        <w:rPr>
          <w:rFonts w:ascii="Times New Roman" w:hAnsi="Times New Roman"/>
          <w:sz w:val="28"/>
          <w:szCs w:val="28"/>
        </w:rPr>
        <w:t xml:space="preserve">лаборатории </w:t>
      </w:r>
      <w:r>
        <w:rPr>
          <w:rFonts w:ascii="Times New Roman" w:hAnsi="Times New Roman"/>
          <w:sz w:val="28"/>
          <w:szCs w:val="28"/>
        </w:rPr>
        <w:t>механики сложных жидкостей Института проблем механики имени А.Ю. Ишлинского РАН (рисунок 1)</w:t>
      </w:r>
      <w:r w:rsidRPr="00987D03">
        <w:rPr>
          <w:rFonts w:ascii="Times New Roman" w:hAnsi="Times New Roman"/>
          <w:sz w:val="28"/>
          <w:szCs w:val="28"/>
        </w:rPr>
        <w:t>. Объект</w:t>
      </w:r>
      <w:r>
        <w:rPr>
          <w:rFonts w:ascii="Times New Roman" w:hAnsi="Times New Roman"/>
          <w:sz w:val="28"/>
          <w:szCs w:val="28"/>
        </w:rPr>
        <w:t>ом</w:t>
      </w:r>
      <w:r w:rsidRPr="00987D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изуче</w:t>
      </w:r>
      <w:r w:rsidRPr="00987D03">
        <w:rPr>
          <w:rFonts w:ascii="Times New Roman" w:hAnsi="Times New Roman"/>
          <w:sz w:val="28"/>
          <w:szCs w:val="28"/>
        </w:rPr>
        <w:t xml:space="preserve">ния </w:t>
      </w:r>
      <w:r>
        <w:rPr>
          <w:rFonts w:ascii="Times New Roman" w:hAnsi="Times New Roman"/>
          <w:sz w:val="28"/>
          <w:szCs w:val="28"/>
        </w:rPr>
        <w:t xml:space="preserve">стала </w:t>
      </w:r>
      <w:r w:rsidRPr="00987D03">
        <w:rPr>
          <w:rFonts w:ascii="Times New Roman" w:hAnsi="Times New Roman"/>
          <w:sz w:val="28"/>
          <w:szCs w:val="28"/>
        </w:rPr>
        <w:t>вторая волновая мода, возбуждаемая в прямоугольном сосуде</w:t>
      </w:r>
      <w:r>
        <w:rPr>
          <w:rFonts w:ascii="Times New Roman" w:hAnsi="Times New Roman"/>
          <w:sz w:val="28"/>
          <w:szCs w:val="28"/>
        </w:rPr>
        <w:t xml:space="preserve">, </w:t>
      </w:r>
      <w:r w:rsidRPr="00987D03">
        <w:rPr>
          <w:rFonts w:ascii="Times New Roman" w:hAnsi="Times New Roman"/>
          <w:sz w:val="28"/>
          <w:szCs w:val="28"/>
        </w:rPr>
        <w:t>обеспечивающем двумерные колебания жидкости.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9C49FA">
        <w:rPr>
          <w:rFonts w:ascii="Times New Roman" w:hAnsi="Times New Roman"/>
          <w:sz w:val="28"/>
          <w:szCs w:val="28"/>
        </w:rPr>
        <w:t>еременным параметром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9FA">
        <w:rPr>
          <w:rFonts w:ascii="Times New Roman" w:hAnsi="Times New Roman"/>
          <w:sz w:val="28"/>
          <w:szCs w:val="28"/>
        </w:rPr>
        <w:t>для исследуемой гидродинамической системы явля</w:t>
      </w:r>
      <w:r>
        <w:rPr>
          <w:rFonts w:ascii="Times New Roman" w:hAnsi="Times New Roman"/>
          <w:sz w:val="28"/>
          <w:szCs w:val="28"/>
        </w:rPr>
        <w:t>лось</w:t>
      </w:r>
      <w:r w:rsidRPr="009C49FA">
        <w:rPr>
          <w:rFonts w:ascii="Times New Roman" w:hAnsi="Times New Roman"/>
          <w:sz w:val="28"/>
          <w:szCs w:val="28"/>
        </w:rPr>
        <w:t xml:space="preserve"> переменное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9FA">
        <w:rPr>
          <w:rFonts w:ascii="Times New Roman" w:hAnsi="Times New Roman"/>
          <w:sz w:val="28"/>
          <w:szCs w:val="28"/>
        </w:rPr>
        <w:t>ускорение силы тяжести. Поскольку характеристики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9FA">
        <w:rPr>
          <w:rFonts w:ascii="Times New Roman" w:hAnsi="Times New Roman"/>
          <w:sz w:val="28"/>
          <w:szCs w:val="28"/>
        </w:rPr>
        <w:t>возбуждаемых волн зависят от частоты и амплитуды колебаний сосуда,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9FA">
        <w:rPr>
          <w:rFonts w:ascii="Times New Roman" w:hAnsi="Times New Roman"/>
          <w:sz w:val="28"/>
          <w:szCs w:val="28"/>
        </w:rPr>
        <w:t>основными требованиями к лабораторной установке являются строго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9FA">
        <w:rPr>
          <w:rFonts w:ascii="Times New Roman" w:hAnsi="Times New Roman"/>
          <w:sz w:val="28"/>
          <w:szCs w:val="28"/>
        </w:rPr>
        <w:t>вертикальные колебания сосуда с жидкостью и возможность изменения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9FA">
        <w:rPr>
          <w:rFonts w:ascii="Times New Roman" w:hAnsi="Times New Roman"/>
          <w:sz w:val="28"/>
          <w:szCs w:val="28"/>
        </w:rPr>
        <w:t>частоты и амплитуды этих колебаний.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105A2">
        <w:rPr>
          <w:rFonts w:ascii="Times New Roman" w:hAnsi="Times New Roman"/>
          <w:sz w:val="28"/>
          <w:szCs w:val="28"/>
        </w:rPr>
        <w:t>В ходе эксперимента при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1105A2">
        <w:rPr>
          <w:rFonts w:ascii="Times New Roman" w:hAnsi="Times New Roman"/>
          <w:sz w:val="28"/>
          <w:szCs w:val="28"/>
        </w:rPr>
        <w:t>фиксированной амплитуде колебаний сосуда име</w:t>
      </w:r>
      <w:r>
        <w:rPr>
          <w:rFonts w:ascii="Times New Roman" w:hAnsi="Times New Roman"/>
          <w:sz w:val="28"/>
          <w:szCs w:val="28"/>
        </w:rPr>
        <w:t>лась</w:t>
      </w:r>
      <w:r w:rsidRPr="001105A2">
        <w:rPr>
          <w:rFonts w:ascii="Times New Roman" w:hAnsi="Times New Roman"/>
          <w:sz w:val="28"/>
          <w:szCs w:val="28"/>
        </w:rPr>
        <w:t xml:space="preserve"> возможность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1105A2">
        <w:rPr>
          <w:rFonts w:ascii="Times New Roman" w:hAnsi="Times New Roman"/>
          <w:sz w:val="28"/>
          <w:szCs w:val="28"/>
        </w:rPr>
        <w:t>измен</w:t>
      </w:r>
      <w:r>
        <w:rPr>
          <w:rFonts w:ascii="Times New Roman" w:hAnsi="Times New Roman"/>
          <w:sz w:val="28"/>
          <w:szCs w:val="28"/>
        </w:rPr>
        <w:t>ять</w:t>
      </w:r>
      <w:r w:rsidRPr="001105A2">
        <w:rPr>
          <w:rFonts w:ascii="Times New Roman" w:hAnsi="Times New Roman"/>
          <w:sz w:val="28"/>
          <w:szCs w:val="28"/>
        </w:rPr>
        <w:t xml:space="preserve"> частоты колебаний в диапазоне 0.3</w:t>
      </w:r>
      <w:r>
        <w:rPr>
          <w:rFonts w:ascii="Times New Roman" w:hAnsi="Times New Roman"/>
          <w:sz w:val="28"/>
          <w:szCs w:val="28"/>
        </w:rPr>
        <w:t xml:space="preserve"> </w:t>
      </w:r>
      <w:r w:rsidRPr="001105A2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</w:rPr>
        <w:t>Ω</w:t>
      </w:r>
      <w:r w:rsidRPr="001105A2">
        <w:rPr>
          <w:rFonts w:ascii="Times New Roman" w:hAnsi="Times New Roman"/>
          <w:sz w:val="28"/>
          <w:szCs w:val="28"/>
        </w:rPr>
        <w:t>/ 2π &lt;</w:t>
      </w:r>
      <w:r>
        <w:rPr>
          <w:rFonts w:ascii="Times New Roman" w:hAnsi="Times New Roman"/>
          <w:sz w:val="28"/>
          <w:szCs w:val="28"/>
        </w:rPr>
        <w:t xml:space="preserve"> </w:t>
      </w:r>
      <w:r w:rsidRPr="001105A2">
        <w:rPr>
          <w:rFonts w:ascii="Times New Roman" w:hAnsi="Times New Roman"/>
          <w:sz w:val="28"/>
          <w:szCs w:val="28"/>
        </w:rPr>
        <w:t>5 Гц</w:t>
      </w:r>
      <w:r>
        <w:t xml:space="preserve">, </w:t>
      </w:r>
      <w:r>
        <w:rPr>
          <w:rFonts w:ascii="Times New Roman" w:hAnsi="Times New Roman"/>
          <w:sz w:val="28"/>
          <w:szCs w:val="28"/>
        </w:rPr>
        <w:t>а</w:t>
      </w:r>
      <w:r w:rsidRPr="00480A27">
        <w:rPr>
          <w:rFonts w:ascii="Times New Roman" w:hAnsi="Times New Roman"/>
          <w:sz w:val="28"/>
          <w:szCs w:val="28"/>
        </w:rPr>
        <w:t xml:space="preserve"> амплитуду колебаний сосуда </w:t>
      </w:r>
      <w:r w:rsidRPr="00467280">
        <w:rPr>
          <w:rFonts w:ascii="Times New Roman" w:hAnsi="Times New Roman"/>
          <w:sz w:val="28"/>
          <w:szCs w:val="28"/>
        </w:rPr>
        <w:t xml:space="preserve">– </w:t>
      </w:r>
      <w:r w:rsidRPr="00480A27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0A27">
        <w:rPr>
          <w:rFonts w:ascii="Times New Roman" w:hAnsi="Times New Roman"/>
          <w:sz w:val="28"/>
          <w:szCs w:val="28"/>
        </w:rPr>
        <w:t>диапазоне 0.03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0A27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0A27">
        <w:rPr>
          <w:rFonts w:ascii="Times New Roman" w:hAnsi="Times New Roman"/>
          <w:sz w:val="28"/>
          <w:szCs w:val="28"/>
        </w:rPr>
        <w:t>s &lt;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0A27">
        <w:rPr>
          <w:rFonts w:ascii="Times New Roman" w:hAnsi="Times New Roman"/>
          <w:sz w:val="28"/>
          <w:szCs w:val="28"/>
        </w:rPr>
        <w:t>7.50 см</w:t>
      </w:r>
      <w:r w:rsidRPr="001105A2">
        <w:rPr>
          <w:rFonts w:ascii="Times New Roman" w:hAnsi="Times New Roman"/>
          <w:sz w:val="28"/>
          <w:szCs w:val="28"/>
        </w:rPr>
        <w:t>.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01408">
        <w:rPr>
          <w:rFonts w:ascii="Times New Roman" w:hAnsi="Times New Roman"/>
          <w:sz w:val="28"/>
          <w:szCs w:val="28"/>
        </w:rPr>
        <w:t>Для обеспечения вертикальных колебаний сосуда с жидкостью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401408">
        <w:rPr>
          <w:rFonts w:ascii="Times New Roman" w:hAnsi="Times New Roman"/>
          <w:sz w:val="28"/>
          <w:szCs w:val="28"/>
        </w:rPr>
        <w:t>использовался кривошипно-шатунн</w:t>
      </w:r>
      <w:r>
        <w:rPr>
          <w:rFonts w:ascii="Times New Roman" w:hAnsi="Times New Roman"/>
          <w:sz w:val="28"/>
          <w:szCs w:val="28"/>
        </w:rPr>
        <w:t>ый</w:t>
      </w:r>
      <w:r w:rsidRPr="00401408">
        <w:rPr>
          <w:rFonts w:ascii="Times New Roman" w:hAnsi="Times New Roman"/>
          <w:sz w:val="28"/>
          <w:szCs w:val="28"/>
        </w:rPr>
        <w:t xml:space="preserve"> механизм, посредством которого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401408">
        <w:rPr>
          <w:rFonts w:ascii="Times New Roman" w:hAnsi="Times New Roman"/>
          <w:sz w:val="28"/>
          <w:szCs w:val="28"/>
        </w:rPr>
        <w:t>вращательное движение вала электромотора преобразовывалось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01408">
        <w:rPr>
          <w:rFonts w:ascii="Times New Roman" w:hAnsi="Times New Roman"/>
          <w:sz w:val="28"/>
          <w:szCs w:val="28"/>
        </w:rPr>
        <w:t>возвратно-поступательное движение грузовой площадки. В состав ПР-2М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401408">
        <w:rPr>
          <w:rFonts w:ascii="Times New Roman" w:hAnsi="Times New Roman"/>
          <w:sz w:val="28"/>
          <w:szCs w:val="28"/>
        </w:rPr>
        <w:t xml:space="preserve">входят (см. блок-схему на рис. </w:t>
      </w:r>
      <w:r>
        <w:rPr>
          <w:rFonts w:ascii="Times New Roman" w:hAnsi="Times New Roman"/>
          <w:sz w:val="28"/>
          <w:szCs w:val="28"/>
        </w:rPr>
        <w:t>2</w:t>
      </w:r>
      <w:r w:rsidRPr="00401408">
        <w:rPr>
          <w:rFonts w:ascii="Times New Roman" w:hAnsi="Times New Roman"/>
          <w:sz w:val="28"/>
          <w:szCs w:val="28"/>
        </w:rPr>
        <w:t>):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1 – сосуд 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испытуемыми жидкостями;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2 – кривошипно-шатунный механизм;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3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редуктор;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 xml:space="preserve">4 – </w:t>
      </w:r>
      <w:r>
        <w:rPr>
          <w:rFonts w:ascii="Times New Roman" w:hAnsi="Times New Roman"/>
          <w:sz w:val="28"/>
          <w:szCs w:val="28"/>
        </w:rPr>
        <w:t>э</w:t>
      </w:r>
      <w:r w:rsidRPr="00DA00EC">
        <w:rPr>
          <w:rFonts w:ascii="Times New Roman" w:hAnsi="Times New Roman"/>
          <w:sz w:val="28"/>
          <w:szCs w:val="28"/>
        </w:rPr>
        <w:t>лектродвигатель постоянного тока (П11);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5 – блок питания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управления;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6 – устройство регистрации периода колебаний сосуда;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7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цифровая фотокамера (DimageZ);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 xml:space="preserve">8 – </w:t>
      </w:r>
      <w:r w:rsidRPr="00EC051F">
        <w:rPr>
          <w:rFonts w:ascii="Times New Roman" w:hAnsi="Times New Roman"/>
          <w:sz w:val="28"/>
          <w:szCs w:val="28"/>
        </w:rPr>
        <w:t>цифровая камера PowerShot SX50 HS(120 кадров в секунду);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 xml:space="preserve">9 </w:t>
      </w:r>
      <w:bookmarkStart w:id="290" w:name="_Hlk507255016"/>
      <w:r w:rsidRPr="00DA00EC">
        <w:rPr>
          <w:rFonts w:ascii="Times New Roman" w:hAnsi="Times New Roman"/>
          <w:sz w:val="28"/>
          <w:szCs w:val="28"/>
        </w:rPr>
        <w:t xml:space="preserve">– </w:t>
      </w:r>
      <w:bookmarkEnd w:id="290"/>
      <w:r w:rsidRPr="00DA00EC">
        <w:rPr>
          <w:rFonts w:ascii="Times New Roman" w:hAnsi="Times New Roman"/>
          <w:sz w:val="28"/>
          <w:szCs w:val="28"/>
        </w:rPr>
        <w:t>ПК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(персональный компьютер);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A02E45" w:rsidRDefault="00A02E45" w:rsidP="00A42DED">
      <w:pPr>
        <w:keepNext/>
        <w:spacing w:line="360" w:lineRule="auto"/>
        <w:ind w:firstLine="708"/>
        <w:jc w:val="center"/>
      </w:pPr>
      <w:r w:rsidRPr="004B71D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2" o:spid="_x0000_i1092" type="#_x0000_t75" style="width:266pt;height:354.5pt;visibility:visible">
            <v:imagedata r:id="rId65" o:title=""/>
          </v:shape>
        </w:pict>
      </w:r>
    </w:p>
    <w:p w:rsidR="00A02E45" w:rsidRPr="00DA00EC" w:rsidRDefault="00A02E45" w:rsidP="00A42DED">
      <w:pPr>
        <w:pStyle w:val="Caption"/>
        <w:jc w:val="center"/>
        <w:rPr>
          <w:rFonts w:ascii="Times New Roman" w:hAnsi="Times New Roman"/>
          <w:i w:val="0"/>
          <w:sz w:val="28"/>
          <w:szCs w:val="28"/>
        </w:rPr>
      </w:pPr>
      <w:r w:rsidRPr="00DA00EC">
        <w:rPr>
          <w:rFonts w:ascii="Times New Roman" w:hAnsi="Times New Roman"/>
          <w:i w:val="0"/>
          <w:sz w:val="28"/>
          <w:szCs w:val="28"/>
        </w:rPr>
        <w:t xml:space="preserve">Рисунок </w:t>
      </w:r>
      <w:r w:rsidRPr="00DA00EC">
        <w:rPr>
          <w:rFonts w:ascii="Times New Roman" w:hAnsi="Times New Roman"/>
          <w:i w:val="0"/>
          <w:sz w:val="28"/>
          <w:szCs w:val="28"/>
        </w:rPr>
        <w:fldChar w:fldCharType="begin"/>
      </w:r>
      <w:r w:rsidRPr="00DA00EC">
        <w:rPr>
          <w:rFonts w:ascii="Times New Roman" w:hAnsi="Times New Roman"/>
          <w:i w:val="0"/>
          <w:sz w:val="28"/>
          <w:szCs w:val="28"/>
        </w:rPr>
        <w:instrText xml:space="preserve"> SEQ Рисунок \* ARABIC </w:instrText>
      </w:r>
      <w:r w:rsidRPr="00DA00EC">
        <w:rPr>
          <w:rFonts w:ascii="Times New Roman" w:hAnsi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/>
          <w:i w:val="0"/>
          <w:noProof/>
          <w:sz w:val="28"/>
          <w:szCs w:val="28"/>
        </w:rPr>
        <w:t>1</w:t>
      </w:r>
      <w:r w:rsidRPr="00DA00EC">
        <w:rPr>
          <w:rFonts w:ascii="Times New Roman" w:hAnsi="Times New Roman"/>
          <w:i w:val="0"/>
          <w:sz w:val="28"/>
          <w:szCs w:val="28"/>
        </w:rPr>
        <w:fldChar w:fldCharType="end"/>
      </w:r>
      <w:r w:rsidRPr="00DA00EC">
        <w:rPr>
          <w:rFonts w:ascii="Times New Roman" w:hAnsi="Times New Roman"/>
          <w:i w:val="0"/>
          <w:sz w:val="28"/>
          <w:szCs w:val="28"/>
        </w:rPr>
        <w:t xml:space="preserve"> - Общий вид установки ПР-2М</w:t>
      </w:r>
    </w:p>
    <w:p w:rsidR="00A02E45" w:rsidRDefault="00A02E45" w:rsidP="00D169DA">
      <w:pPr>
        <w:keepNext/>
        <w:spacing w:line="360" w:lineRule="auto"/>
        <w:ind w:firstLine="708"/>
        <w:jc w:val="both"/>
      </w:pPr>
      <w:r w:rsidRPr="004B71D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12" o:spid="_x0000_i1093" type="#_x0000_t75" style="width:406.5pt;height:258pt;visibility:visible">
            <v:imagedata r:id="rId66" o:title=""/>
          </v:shape>
        </w:pict>
      </w:r>
    </w:p>
    <w:p w:rsidR="00A02E45" w:rsidRDefault="00A02E45" w:rsidP="00A42DED">
      <w:pPr>
        <w:pStyle w:val="Caption"/>
        <w:jc w:val="center"/>
        <w:rPr>
          <w:rFonts w:ascii="Times New Roman" w:hAnsi="Times New Roman"/>
          <w:i w:val="0"/>
          <w:sz w:val="28"/>
          <w:szCs w:val="28"/>
        </w:rPr>
      </w:pPr>
      <w:r w:rsidRPr="00DA00EC">
        <w:rPr>
          <w:rFonts w:ascii="Times New Roman" w:hAnsi="Times New Roman"/>
          <w:i w:val="0"/>
          <w:sz w:val="28"/>
          <w:szCs w:val="28"/>
        </w:rPr>
        <w:t xml:space="preserve">Рисунок </w:t>
      </w:r>
      <w:r w:rsidRPr="00DA00EC">
        <w:rPr>
          <w:rFonts w:ascii="Times New Roman" w:hAnsi="Times New Roman"/>
          <w:i w:val="0"/>
          <w:sz w:val="28"/>
          <w:szCs w:val="28"/>
        </w:rPr>
        <w:fldChar w:fldCharType="begin"/>
      </w:r>
      <w:r w:rsidRPr="00DA00EC">
        <w:rPr>
          <w:rFonts w:ascii="Times New Roman" w:hAnsi="Times New Roman"/>
          <w:i w:val="0"/>
          <w:sz w:val="28"/>
          <w:szCs w:val="28"/>
        </w:rPr>
        <w:instrText xml:space="preserve"> SEQ Рисунок \* ARABIC </w:instrText>
      </w:r>
      <w:r w:rsidRPr="00DA00EC">
        <w:rPr>
          <w:rFonts w:ascii="Times New Roman" w:hAnsi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/>
          <w:i w:val="0"/>
          <w:noProof/>
          <w:sz w:val="28"/>
          <w:szCs w:val="28"/>
        </w:rPr>
        <w:t>2</w:t>
      </w:r>
      <w:r w:rsidRPr="00DA00EC">
        <w:rPr>
          <w:rFonts w:ascii="Times New Roman" w:hAnsi="Times New Roman"/>
          <w:i w:val="0"/>
          <w:sz w:val="28"/>
          <w:szCs w:val="28"/>
        </w:rPr>
        <w:fldChar w:fldCharType="end"/>
      </w:r>
      <w:r w:rsidRPr="00DA00EC">
        <w:rPr>
          <w:rFonts w:ascii="Times New Roman" w:hAnsi="Times New Roman"/>
          <w:i w:val="0"/>
          <w:sz w:val="28"/>
          <w:szCs w:val="28"/>
        </w:rPr>
        <w:t xml:space="preserve"> - Блок-схема</w:t>
      </w:r>
      <w:r>
        <w:rPr>
          <w:rFonts w:ascii="Times New Roman" w:hAnsi="Times New Roman"/>
          <w:i w:val="0"/>
          <w:sz w:val="28"/>
          <w:szCs w:val="28"/>
        </w:rPr>
        <w:t xml:space="preserve"> установки</w:t>
      </w:r>
    </w:p>
    <w:p w:rsidR="00A02E45" w:rsidRPr="00C847EB" w:rsidRDefault="00A02E45" w:rsidP="00D169DA">
      <w:pPr>
        <w:jc w:val="both"/>
      </w:pPr>
    </w:p>
    <w:p w:rsidR="00A02E45" w:rsidRPr="00DA00EC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В ходе исследования процесса параметрического возбуждения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 xml:space="preserve">поверхностных и внутренних волн использовался </w:t>
      </w:r>
      <w:r>
        <w:rPr>
          <w:rFonts w:ascii="Times New Roman" w:hAnsi="Times New Roman"/>
          <w:sz w:val="28"/>
          <w:szCs w:val="28"/>
        </w:rPr>
        <w:t>бассейн</w:t>
      </w:r>
      <w:r w:rsidRPr="00DA00EC">
        <w:rPr>
          <w:rFonts w:ascii="Times New Roman" w:hAnsi="Times New Roman"/>
          <w:sz w:val="28"/>
          <w:szCs w:val="28"/>
        </w:rPr>
        <w:t xml:space="preserve"> следующих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размеров: длин</w:t>
      </w:r>
      <w:r>
        <w:rPr>
          <w:rFonts w:ascii="Times New Roman" w:hAnsi="Times New Roman"/>
          <w:sz w:val="28"/>
          <w:szCs w:val="28"/>
        </w:rPr>
        <w:t>ой</w:t>
      </w:r>
      <w:r w:rsidRPr="00DA00EC">
        <w:rPr>
          <w:rFonts w:ascii="Times New Roman" w:hAnsi="Times New Roman"/>
          <w:sz w:val="28"/>
          <w:szCs w:val="28"/>
        </w:rPr>
        <w:t xml:space="preserve"> L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50 см, ширин</w:t>
      </w:r>
      <w:r>
        <w:rPr>
          <w:rFonts w:ascii="Times New Roman" w:hAnsi="Times New Roman"/>
          <w:sz w:val="28"/>
          <w:szCs w:val="28"/>
        </w:rPr>
        <w:t>ой</w:t>
      </w:r>
      <w:r w:rsidRPr="00DA00EC">
        <w:rPr>
          <w:rFonts w:ascii="Times New Roman" w:hAnsi="Times New Roman"/>
          <w:sz w:val="28"/>
          <w:szCs w:val="28"/>
        </w:rPr>
        <w:t xml:space="preserve"> W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4 см, высот</w:t>
      </w:r>
      <w:r>
        <w:rPr>
          <w:rFonts w:ascii="Times New Roman" w:hAnsi="Times New Roman"/>
          <w:sz w:val="28"/>
          <w:szCs w:val="28"/>
        </w:rPr>
        <w:t>ой</w:t>
      </w:r>
      <w:r w:rsidRPr="00DA00EC">
        <w:rPr>
          <w:rFonts w:ascii="Times New Roman" w:hAnsi="Times New Roman"/>
          <w:sz w:val="28"/>
          <w:szCs w:val="28"/>
        </w:rPr>
        <w:t xml:space="preserve"> H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40 см. Сосуд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изготовлен из листового оргстекла, толщина передней и задней стенок 5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 xml:space="preserve">мм, дна и боковых стенок </w:t>
      </w:r>
      <w:r w:rsidRPr="00467280">
        <w:rPr>
          <w:rFonts w:ascii="Times New Roman" w:hAnsi="Times New Roman"/>
          <w:sz w:val="28"/>
          <w:szCs w:val="28"/>
        </w:rPr>
        <w:t xml:space="preserve">– </w:t>
      </w:r>
      <w:r w:rsidRPr="00DA00EC">
        <w:rPr>
          <w:rFonts w:ascii="Times New Roman" w:hAnsi="Times New Roman"/>
          <w:sz w:val="28"/>
          <w:szCs w:val="28"/>
        </w:rPr>
        <w:t>15 мм. Предусмотрено крепление сосуда 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грузовой площадке. Размеры сосуда выбраны, исходя из следующих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соображений:</w:t>
      </w:r>
    </w:p>
    <w:p w:rsidR="00A02E45" w:rsidRPr="00DA00EC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• обеспечение двухмерности волновых движений жидкости, т.к. при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большой ширине W наблюдаются поперечные колебания жидкости,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наличие которых приводит к снижению точности определения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ординат точек возмущенной поверхности жидкости при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используемой для измерений параметров волн кино-, видео-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фотосъемке;</w:t>
      </w:r>
    </w:p>
    <w:p w:rsidR="00A02E45" w:rsidRDefault="00A02E45" w:rsidP="0095094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A00EC">
        <w:rPr>
          <w:rFonts w:ascii="Times New Roman" w:hAnsi="Times New Roman"/>
          <w:sz w:val="28"/>
          <w:szCs w:val="28"/>
        </w:rPr>
        <w:t>• длина сосуда выбрана таким образом, чтобы частоты собственных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колебаний жидкости находились в диапазоне частот,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0EC">
        <w:rPr>
          <w:rFonts w:ascii="Times New Roman" w:hAnsi="Times New Roman"/>
          <w:sz w:val="28"/>
          <w:szCs w:val="28"/>
        </w:rPr>
        <w:t>обеспечиваемых возможностями установки.</w:t>
      </w:r>
    </w:p>
    <w:p w:rsidR="00A02E45" w:rsidRPr="00950946" w:rsidRDefault="00A02E45" w:rsidP="0095094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A02E45" w:rsidRPr="00467280" w:rsidRDefault="00A02E45" w:rsidP="007518B2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467280">
        <w:rPr>
          <w:rFonts w:ascii="Times New Roman" w:hAnsi="Times New Roman"/>
          <w:sz w:val="32"/>
          <w:szCs w:val="32"/>
        </w:rPr>
        <w:t xml:space="preserve">2.2. </w:t>
      </w:r>
      <w:r>
        <w:rPr>
          <w:rFonts w:ascii="Times New Roman" w:hAnsi="Times New Roman"/>
          <w:sz w:val="32"/>
          <w:szCs w:val="32"/>
        </w:rPr>
        <w:t>Методика</w:t>
      </w:r>
      <w:r w:rsidRPr="00467280">
        <w:rPr>
          <w:rFonts w:ascii="Times New Roman" w:hAnsi="Times New Roman"/>
          <w:sz w:val="32"/>
          <w:szCs w:val="32"/>
        </w:rPr>
        <w:t xml:space="preserve"> эксперимента</w:t>
      </w:r>
    </w:p>
    <w:p w:rsidR="00A02E45" w:rsidRDefault="00A02E45" w:rsidP="00D169D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A1612">
        <w:rPr>
          <w:rFonts w:ascii="Times New Roman" w:hAnsi="Times New Roman"/>
          <w:sz w:val="28"/>
          <w:szCs w:val="28"/>
        </w:rPr>
        <w:t xml:space="preserve">Исследование влияния вязкости на колебания жидкости </w:t>
      </w:r>
      <w:r>
        <w:rPr>
          <w:rFonts w:ascii="Times New Roman" w:hAnsi="Times New Roman"/>
          <w:sz w:val="28"/>
          <w:szCs w:val="28"/>
        </w:rPr>
        <w:t>проводилось</w:t>
      </w:r>
      <w:r w:rsidRPr="008A1612">
        <w:rPr>
          <w:rFonts w:ascii="Times New Roman" w:hAnsi="Times New Roman"/>
          <w:sz w:val="28"/>
          <w:szCs w:val="28"/>
        </w:rPr>
        <w:t xml:space="preserve"> в режиме параметрического возбуждения второй моды (</w:t>
      </w:r>
      <w:r w:rsidRPr="004B71D2">
        <w:rPr>
          <w:rFonts w:ascii="Times New Roman" w:hAnsi="Times New Roman"/>
          <w:sz w:val="28"/>
          <w:szCs w:val="28"/>
        </w:rPr>
        <w:fldChar w:fldCharType="begin"/>
      </w:r>
      <w:r w:rsidRPr="004B71D2">
        <w:rPr>
          <w:rFonts w:ascii="Times New Roman" w:hAnsi="Times New Roman"/>
          <w:sz w:val="28"/>
          <w:szCs w:val="28"/>
        </w:rPr>
        <w:instrText xml:space="preserve"> QUOTE </w:instrText>
      </w:r>
      <w:r w:rsidRPr="004B71D2">
        <w:pict>
          <v:shape id="_x0000_i1094" type="#_x0000_t75" style="width:41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A4DF9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9A4DF9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n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 = 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7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instrText xml:space="preserve"> </w:instrText>
      </w:r>
      <w:r w:rsidRPr="004B71D2">
        <w:rPr>
          <w:rFonts w:ascii="Times New Roman" w:hAnsi="Times New Roman"/>
          <w:sz w:val="28"/>
          <w:szCs w:val="28"/>
        </w:rPr>
        <w:fldChar w:fldCharType="separate"/>
      </w:r>
      <w:r w:rsidRPr="004B71D2">
        <w:pict>
          <v:shape id="_x0000_i1095" type="#_x0000_t75" style="width:41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0&quot;/&gt;&lt;w:doNotEmbedSystemFonts/&gt;&lt;w:defaultTabStop w:val=&quot;708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095276&quot;/&gt;&lt;wsp:rsid wsp:val=&quot;00031C75&quot;/&gt;&lt;wsp:rsid wsp:val=&quot;00046A09&quot;/&gt;&lt;wsp:rsid wsp:val=&quot;00073082&quot;/&gt;&lt;wsp:rsid wsp:val=&quot;00090379&quot;/&gt;&lt;wsp:rsid wsp:val=&quot;00095276&quot;/&gt;&lt;wsp:rsid wsp:val=&quot;000B2BA6&quot;/&gt;&lt;wsp:rsid wsp:val=&quot;000B754E&quot;/&gt;&lt;wsp:rsid wsp:val=&quot;000D187B&quot;/&gt;&lt;wsp:rsid wsp:val=&quot;00102248&quot;/&gt;&lt;wsp:rsid wsp:val=&quot;001105A2&quot;/&gt;&lt;wsp:rsid wsp:val=&quot;001245A3&quot;/&gt;&lt;wsp:rsid wsp:val=&quot;00126ADA&quot;/&gt;&lt;wsp:rsid wsp:val=&quot;00133198&quot;/&gt;&lt;wsp:rsid wsp:val=&quot;00165C2B&quot;/&gt;&lt;wsp:rsid wsp:val=&quot;001964E7&quot;/&gt;&lt;wsp:rsid wsp:val=&quot;001B7CD8&quot;/&gt;&lt;wsp:rsid wsp:val=&quot;001C6456&quot;/&gt;&lt;wsp:rsid wsp:val=&quot;001F2BB6&quot;/&gt;&lt;wsp:rsid wsp:val=&quot;002827B3&quot;/&gt;&lt;wsp:rsid wsp:val=&quot;002D1344&quot;/&gt;&lt;wsp:rsid wsp:val=&quot;002F16EB&quot;/&gt;&lt;wsp:rsid wsp:val=&quot;0033447C&quot;/&gt;&lt;wsp:rsid wsp:val=&quot;0035659C&quot;/&gt;&lt;wsp:rsid wsp:val=&quot;00387F52&quot;/&gt;&lt;wsp:rsid wsp:val=&quot;003B0761&quot;/&gt;&lt;wsp:rsid wsp:val=&quot;003E0D06&quot;/&gt;&lt;wsp:rsid wsp:val=&quot;003E25DE&quot;/&gt;&lt;wsp:rsid wsp:val=&quot;00401408&quot;/&gt;&lt;wsp:rsid wsp:val=&quot;00423F96&quot;/&gt;&lt;wsp:rsid wsp:val=&quot;0043012F&quot;/&gt;&lt;wsp:rsid wsp:val=&quot;00467280&quot;/&gt;&lt;wsp:rsid wsp:val=&quot;00475C58&quot;/&gt;&lt;wsp:rsid wsp:val=&quot;00480A27&quot;/&gt;&lt;wsp:rsid wsp:val=&quot;004B71D2&quot;/&gt;&lt;wsp:rsid wsp:val=&quot;004F38A9&quot;/&gt;&lt;wsp:rsid wsp:val=&quot;00515CDC&quot;/&gt;&lt;wsp:rsid wsp:val=&quot;00543D2D&quot;/&gt;&lt;wsp:rsid wsp:val=&quot;00591841&quot;/&gt;&lt;wsp:rsid wsp:val=&quot;005C5945&quot;/&gt;&lt;wsp:rsid wsp:val=&quot;00636D55&quot;/&gt;&lt;wsp:rsid wsp:val=&quot;006470C0&quot;/&gt;&lt;wsp:rsid wsp:val=&quot;006532C1&quot;/&gt;&lt;wsp:rsid wsp:val=&quot;00692B68&quot;/&gt;&lt;wsp:rsid wsp:val=&quot;006B5E1C&quot;/&gt;&lt;wsp:rsid wsp:val=&quot;006B6B13&quot;/&gt;&lt;wsp:rsid wsp:val=&quot;007518B2&quot;/&gt;&lt;wsp:rsid wsp:val=&quot;00752C9C&quot;/&gt;&lt;wsp:rsid wsp:val=&quot;00757E95&quot;/&gt;&lt;wsp:rsid wsp:val=&quot;00767208&quot;/&gt;&lt;wsp:rsid wsp:val=&quot;00795279&quot;/&gt;&lt;wsp:rsid wsp:val=&quot;007E1CFA&quot;/&gt;&lt;wsp:rsid wsp:val=&quot;007F2710&quot;/&gt;&lt;wsp:rsid wsp:val=&quot;00830AC5&quot;/&gt;&lt;wsp:rsid wsp:val=&quot;00863D69&quot;/&gt;&lt;wsp:rsid wsp:val=&quot;00873A22&quot;/&gt;&lt;wsp:rsid wsp:val=&quot;00886B86&quot;/&gt;&lt;wsp:rsid wsp:val=&quot;00890EBD&quot;/&gt;&lt;wsp:rsid wsp:val=&quot;00896EA0&quot;/&gt;&lt;wsp:rsid wsp:val=&quot;008A00FF&quot;/&gt;&lt;wsp:rsid wsp:val=&quot;008A1612&quot;/&gt;&lt;wsp:rsid wsp:val=&quot;00903343&quot;/&gt;&lt;wsp:rsid wsp:val=&quot;00950946&quot;/&gt;&lt;wsp:rsid wsp:val=&quot;00987D03&quot;/&gt;&lt;wsp:rsid wsp:val=&quot;009A4DF9&quot;/&gt;&lt;wsp:rsid wsp:val=&quot;009C49FA&quot;/&gt;&lt;wsp:rsid wsp:val=&quot;009C5993&quot;/&gt;&lt;wsp:rsid wsp:val=&quot;009D6F09&quot;/&gt;&lt;wsp:rsid wsp:val=&quot;00A21379&quot;/&gt;&lt;wsp:rsid wsp:val=&quot;00A233DA&quot;/&gt;&lt;wsp:rsid wsp:val=&quot;00A42DED&quot;/&gt;&lt;wsp:rsid wsp:val=&quot;00A7657B&quot;/&gt;&lt;wsp:rsid wsp:val=&quot;00AA2732&quot;/&gt;&lt;wsp:rsid wsp:val=&quot;00AB2890&quot;/&gt;&lt;wsp:rsid wsp:val=&quot;00AC120E&quot;/&gt;&lt;wsp:rsid wsp:val=&quot;00B22187&quot;/&gt;&lt;wsp:rsid wsp:val=&quot;00BF6C58&quot;/&gt;&lt;wsp:rsid wsp:val=&quot;00C0634A&quot;/&gt;&lt;wsp:rsid wsp:val=&quot;00C137EA&quot;/&gt;&lt;wsp:rsid wsp:val=&quot;00C44BE4&quot;/&gt;&lt;wsp:rsid wsp:val=&quot;00C54CF7&quot;/&gt;&lt;wsp:rsid wsp:val=&quot;00C847EB&quot;/&gt;&lt;wsp:rsid wsp:val=&quot;00CE432D&quot;/&gt;&lt;wsp:rsid wsp:val=&quot;00CE43BE&quot;/&gt;&lt;wsp:rsid wsp:val=&quot;00D169DA&quot;/&gt;&lt;wsp:rsid wsp:val=&quot;00D2249F&quot;/&gt;&lt;wsp:rsid wsp:val=&quot;00D2456F&quot;/&gt;&lt;wsp:rsid wsp:val=&quot;00D46FAF&quot;/&gt;&lt;wsp:rsid wsp:val=&quot;00D734B4&quot;/&gt;&lt;wsp:rsid wsp:val=&quot;00D80366&quot;/&gt;&lt;wsp:rsid wsp:val=&quot;00D9480F&quot;/&gt;&lt;wsp:rsid wsp:val=&quot;00D95B7F&quot;/&gt;&lt;wsp:rsid wsp:val=&quot;00DA00EC&quot;/&gt;&lt;wsp:rsid wsp:val=&quot;00EA1B02&quot;/&gt;&lt;wsp:rsid wsp:val=&quot;00EC051F&quot;/&gt;&lt;wsp:rsid wsp:val=&quot;00EE52C5&quot;/&gt;&lt;wsp:rsid wsp:val=&quot;00F1331B&quot;/&gt;&lt;wsp:rsid wsp:val=&quot;00F73CCD&quot;/&gt;&lt;wsp:rsid wsp:val=&quot;00FB4831&quot;/&gt;&lt;/wsp:rsids&gt;&lt;/w:docPr&gt;&lt;w:body&gt;&lt;w:p wsp:rsidR=&quot;00000000&quot; wsp:rsidRDefault=&quot;009A4DF9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n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 = 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67" o:title="" chromakey="white"/>
          </v:shape>
        </w:pict>
      </w:r>
      <w:r w:rsidRPr="004B71D2">
        <w:rPr>
          <w:rFonts w:ascii="Times New Roman" w:hAnsi="Times New Roman"/>
          <w:sz w:val="28"/>
          <w:szCs w:val="28"/>
        </w:rPr>
        <w:fldChar w:fldCharType="end"/>
      </w:r>
      <w:r w:rsidRPr="008A1612">
        <w:rPr>
          <w:rFonts w:ascii="Times New Roman" w:hAnsi="Times New Roman"/>
          <w:sz w:val="28"/>
          <w:szCs w:val="28"/>
        </w:rPr>
        <w:t>) стоячих гравитационных волн на свободной поверхности воды или р</w:t>
      </w:r>
      <w:r>
        <w:rPr>
          <w:rFonts w:ascii="Times New Roman" w:hAnsi="Times New Roman"/>
          <w:sz w:val="28"/>
          <w:szCs w:val="28"/>
        </w:rPr>
        <w:t>аствора</w:t>
      </w:r>
      <w:r w:rsidRPr="008A16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сахара</w:t>
      </w:r>
      <w:r w:rsidRPr="008A1612">
        <w:rPr>
          <w:rFonts w:ascii="Times New Roman" w:hAnsi="Times New Roman"/>
          <w:sz w:val="28"/>
          <w:szCs w:val="28"/>
        </w:rPr>
        <w:t xml:space="preserve"> в прямоугольном сосуде. Изготовленный из оргстекла бассейн размещался на платформе вибростенда, совершающей гармонические колебания в вертикальном направлении. Двумерные волновые движения исследовались в режиме основного резонанса Фарадея [], когда частота колебаний сосуда в два раза превышает частоту возбуждаемых волн. При фиксированной амплитуде колебаний сосуда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8A1612">
        <w:rPr>
          <w:rFonts w:ascii="Times New Roman" w:hAnsi="Times New Roman"/>
          <w:sz w:val="28"/>
          <w:szCs w:val="28"/>
        </w:rPr>
        <w:t xml:space="preserve"> = 0.75 см вариации   обеспечивали изменения крутизны в пределах 0.005   0.5 при длине волны  = 50 см, где   – высота волны.</w:t>
      </w:r>
    </w:p>
    <w:p w:rsidR="00A02E45" w:rsidRDefault="00A02E45" w:rsidP="00D169D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A1612">
        <w:rPr>
          <w:rFonts w:ascii="Times New Roman" w:hAnsi="Times New Roman"/>
          <w:sz w:val="28"/>
          <w:szCs w:val="28"/>
        </w:rPr>
        <w:t xml:space="preserve">В качестве рабочих жидкостей в опытах использовались дегазированная водопроводная вода и </w:t>
      </w:r>
      <w:r>
        <w:rPr>
          <w:rFonts w:ascii="Times New Roman" w:hAnsi="Times New Roman"/>
          <w:sz w:val="28"/>
          <w:szCs w:val="28"/>
        </w:rPr>
        <w:t>водные растворы сахара различной концентрации</w:t>
      </w:r>
      <w:r w:rsidRPr="007518B2">
        <w:rPr>
          <w:rFonts w:ascii="Times New Roman" w:hAnsi="Times New Roman"/>
          <w:sz w:val="28"/>
          <w:szCs w:val="28"/>
        </w:rPr>
        <w:t>; соответствующие значения плотности ρ, коэффициентов динамической μ и кинематической вязкости ν приведены в табл</w:t>
      </w:r>
      <w:r>
        <w:rPr>
          <w:rFonts w:ascii="Times New Roman" w:hAnsi="Times New Roman"/>
          <w:sz w:val="28"/>
          <w:szCs w:val="28"/>
        </w:rPr>
        <w:t>ице 1.</w:t>
      </w:r>
    </w:p>
    <w:p w:rsidR="00A02E45" w:rsidRDefault="00A02E45" w:rsidP="00D169DA">
      <w:pPr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 xml:space="preserve">Были получены четыре вида сахарных сиропа, вязкости которых отличались от вязкости воды в 20 – 80 раз. Для получения нужной вязкости, концентрации и объема сиропов использовались соответствующие таблицы </w:t>
      </w:r>
      <w:r w:rsidRPr="00C137EA">
        <w:rPr>
          <w:rFonts w:ascii="Times New Roman" w:hAnsi="Times New Roman"/>
          <w:sz w:val="28"/>
          <w:szCs w:val="28"/>
        </w:rPr>
        <w:t xml:space="preserve">[] </w:t>
      </w:r>
      <w:r>
        <w:rPr>
          <w:rFonts w:ascii="Times New Roman" w:hAnsi="Times New Roman"/>
          <w:sz w:val="28"/>
          <w:szCs w:val="28"/>
        </w:rPr>
        <w:t xml:space="preserve">и формулы, учитывалась процентная растворимость сахара. </w:t>
      </w:r>
      <w:r w:rsidRPr="004F38A9">
        <w:rPr>
          <w:rFonts w:ascii="Times New Roman" w:hAnsi="Times New Roman"/>
          <w:sz w:val="28"/>
          <w:szCs w:val="28"/>
        </w:rPr>
        <w:t>Известно, что плотность сахарозы 1,587 г/мл (не путать с насыпной плотностью сахарного песка), соответственно, формула объема, который займет сахар в растворенном виде, будет выглядеть так:</w:t>
      </w:r>
    </w:p>
    <w:p w:rsidR="00A02E45" w:rsidRDefault="00A02E45" w:rsidP="00D169D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F38A9">
        <w:rPr>
          <w:rFonts w:ascii="Times New Roman" w:hAnsi="Times New Roman"/>
          <w:sz w:val="28"/>
          <w:szCs w:val="28"/>
        </w:rPr>
        <w:t>V(сиропа) = V(воды) + m(сах)/1,587</w:t>
      </w:r>
    </w:p>
    <w:p w:rsidR="00A02E45" w:rsidRPr="007518B2" w:rsidRDefault="00A02E45" w:rsidP="007518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Эксперимент проводился в нормальных условиях при температуре 20°С. Рабочий объем жидкости составлял 3 литра. Сначала был получен раствор максимальной вязкости, который в дальнейшем разбавлялся водой для снижения этой характеристики. Было рассчитано, что для получения вязкости ν(η)=75.1 необходима концентрация сахара С=63%, плотность ρ=1.295, было взято 2.63 кг сахара, объем воды = 1543 мл, суммарный объем раствора составил 3.2 литра. Вязкости полученных четырех растворов в последствии были уточнены с помощью вискозиметра.</w:t>
      </w:r>
    </w:p>
    <w:p w:rsidR="00A02E45" w:rsidRPr="00EC051F" w:rsidRDefault="00A02E45" w:rsidP="00890EBD">
      <w:pPr>
        <w:pStyle w:val="Caption"/>
        <w:keepNext/>
        <w:jc w:val="center"/>
        <w:rPr>
          <w:rFonts w:ascii="Times New Roman" w:hAnsi="Times New Roman"/>
          <w:i w:val="0"/>
          <w:sz w:val="28"/>
          <w:szCs w:val="28"/>
        </w:rPr>
      </w:pPr>
      <w:r w:rsidRPr="00EC051F">
        <w:rPr>
          <w:rFonts w:ascii="Times New Roman" w:hAnsi="Times New Roman"/>
          <w:i w:val="0"/>
          <w:sz w:val="28"/>
          <w:szCs w:val="28"/>
        </w:rPr>
        <w:t xml:space="preserve">Таблица </w:t>
      </w:r>
      <w:r w:rsidRPr="00EC051F">
        <w:rPr>
          <w:rFonts w:ascii="Times New Roman" w:hAnsi="Times New Roman"/>
          <w:i w:val="0"/>
          <w:sz w:val="28"/>
          <w:szCs w:val="28"/>
        </w:rPr>
        <w:fldChar w:fldCharType="begin"/>
      </w:r>
      <w:r w:rsidRPr="00EC051F">
        <w:rPr>
          <w:rFonts w:ascii="Times New Roman" w:hAnsi="Times New Roman"/>
          <w:i w:val="0"/>
          <w:sz w:val="28"/>
          <w:szCs w:val="28"/>
        </w:rPr>
        <w:instrText xml:space="preserve"> SEQ Таблица \* ARABIC </w:instrText>
      </w:r>
      <w:r w:rsidRPr="00EC051F">
        <w:rPr>
          <w:rFonts w:ascii="Times New Roman" w:hAnsi="Times New Roman"/>
          <w:i w:val="0"/>
          <w:sz w:val="28"/>
          <w:szCs w:val="28"/>
        </w:rPr>
        <w:fldChar w:fldCharType="separate"/>
      </w:r>
      <w:r w:rsidRPr="00EC051F">
        <w:rPr>
          <w:rFonts w:ascii="Times New Roman" w:hAnsi="Times New Roman"/>
          <w:i w:val="0"/>
          <w:noProof/>
          <w:sz w:val="28"/>
          <w:szCs w:val="28"/>
        </w:rPr>
        <w:t>1</w:t>
      </w:r>
      <w:r w:rsidRPr="00EC051F">
        <w:rPr>
          <w:rFonts w:ascii="Times New Roman" w:hAnsi="Times New Roman"/>
          <w:i w:val="0"/>
          <w:sz w:val="28"/>
          <w:szCs w:val="28"/>
        </w:rPr>
        <w:fldChar w:fldCharType="end"/>
      </w:r>
      <w:r w:rsidRPr="00EC051F">
        <w:rPr>
          <w:rFonts w:ascii="Times New Roman" w:hAnsi="Times New Roman"/>
          <w:i w:val="0"/>
          <w:sz w:val="28"/>
          <w:szCs w:val="28"/>
        </w:rPr>
        <w:t>. Характеристики сахарных растворов</w:t>
      </w:r>
    </w:p>
    <w:tbl>
      <w:tblPr>
        <w:tblW w:w="407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63"/>
        <w:gridCol w:w="2453"/>
        <w:gridCol w:w="2053"/>
        <w:gridCol w:w="2324"/>
      </w:tblGrid>
      <w:tr w:rsidR="00A02E45" w:rsidRPr="004B71D2" w:rsidTr="004B71D2">
        <w:trPr>
          <w:jc w:val="center"/>
        </w:trPr>
        <w:tc>
          <w:tcPr>
            <w:tcW w:w="618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574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val="el-GR"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val="el-GR" w:eastAsia="ru-RU"/>
              </w:rPr>
              <w:t>ρ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val="en-US" w:eastAsia="ru-RU"/>
              </w:rPr>
              <w:t xml:space="preserve">, 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g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val="el-GR" w:eastAsia="ru-RU"/>
              </w:rPr>
              <w:t>/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cm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vertAlign w:val="superscript"/>
                <w:lang w:val="el-GR" w:eastAsia="ru-RU"/>
              </w:rPr>
              <w:t>3</w:t>
            </w:r>
          </w:p>
        </w:tc>
        <w:tc>
          <w:tcPr>
            <w:tcW w:w="1317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val="el-GR"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val="el-GR" w:eastAsia="ru-RU"/>
              </w:rPr>
              <w:t>μ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val="en-US" w:eastAsia="ru-RU"/>
              </w:rPr>
              <w:t xml:space="preserve">, 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cP</w:t>
            </w:r>
          </w:p>
        </w:tc>
        <w:tc>
          <w:tcPr>
            <w:tcW w:w="1491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val="el-GR"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val="el-GR" w:eastAsia="ru-RU"/>
              </w:rPr>
              <w:t>ν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val="en-US" w:eastAsia="ru-RU"/>
              </w:rPr>
              <w:t xml:space="preserve">, </w:t>
            </w: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cSt</w:t>
            </w:r>
          </w:p>
        </w:tc>
      </w:tr>
      <w:tr w:rsidR="00A02E45" w:rsidRPr="004B71D2" w:rsidTr="004B71D2">
        <w:trPr>
          <w:jc w:val="center"/>
        </w:trPr>
        <w:tc>
          <w:tcPr>
            <w:tcW w:w="618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1.</w:t>
            </w:r>
          </w:p>
        </w:tc>
        <w:tc>
          <w:tcPr>
            <w:tcW w:w="1574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1.21</w:t>
            </w:r>
          </w:p>
        </w:tc>
        <w:tc>
          <w:tcPr>
            <w:tcW w:w="1317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10.93</w:t>
            </w:r>
          </w:p>
        </w:tc>
        <w:tc>
          <w:tcPr>
            <w:tcW w:w="1491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9.03</w:t>
            </w:r>
          </w:p>
        </w:tc>
      </w:tr>
      <w:tr w:rsidR="00A02E45" w:rsidRPr="004B71D2" w:rsidTr="004B71D2">
        <w:trPr>
          <w:jc w:val="center"/>
        </w:trPr>
        <w:tc>
          <w:tcPr>
            <w:tcW w:w="618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2.</w:t>
            </w:r>
          </w:p>
        </w:tc>
        <w:tc>
          <w:tcPr>
            <w:tcW w:w="1574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1.23</w:t>
            </w:r>
          </w:p>
        </w:tc>
        <w:tc>
          <w:tcPr>
            <w:tcW w:w="1317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19.97</w:t>
            </w:r>
          </w:p>
        </w:tc>
        <w:tc>
          <w:tcPr>
            <w:tcW w:w="1491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16.24</w:t>
            </w:r>
          </w:p>
        </w:tc>
      </w:tr>
      <w:tr w:rsidR="00A02E45" w:rsidRPr="004B71D2" w:rsidTr="004B71D2">
        <w:trPr>
          <w:jc w:val="center"/>
        </w:trPr>
        <w:tc>
          <w:tcPr>
            <w:tcW w:w="618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3.</w:t>
            </w:r>
          </w:p>
        </w:tc>
        <w:tc>
          <w:tcPr>
            <w:tcW w:w="1574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1.25</w:t>
            </w:r>
          </w:p>
        </w:tc>
        <w:tc>
          <w:tcPr>
            <w:tcW w:w="1317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36.2</w:t>
            </w:r>
          </w:p>
        </w:tc>
        <w:tc>
          <w:tcPr>
            <w:tcW w:w="1491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28.96</w:t>
            </w:r>
          </w:p>
        </w:tc>
      </w:tr>
      <w:tr w:rsidR="00A02E45" w:rsidRPr="004B71D2" w:rsidTr="004B71D2">
        <w:trPr>
          <w:jc w:val="center"/>
        </w:trPr>
        <w:tc>
          <w:tcPr>
            <w:tcW w:w="618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4.</w:t>
            </w:r>
          </w:p>
        </w:tc>
        <w:tc>
          <w:tcPr>
            <w:tcW w:w="1574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1.28</w:t>
            </w:r>
          </w:p>
        </w:tc>
        <w:tc>
          <w:tcPr>
            <w:tcW w:w="1317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61.82</w:t>
            </w:r>
          </w:p>
        </w:tc>
        <w:tc>
          <w:tcPr>
            <w:tcW w:w="1491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48.30</w:t>
            </w:r>
          </w:p>
        </w:tc>
      </w:tr>
      <w:tr w:rsidR="00A02E45" w:rsidRPr="004B71D2" w:rsidTr="004B71D2">
        <w:trPr>
          <w:jc w:val="center"/>
        </w:trPr>
        <w:tc>
          <w:tcPr>
            <w:tcW w:w="618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5.</w:t>
            </w:r>
          </w:p>
        </w:tc>
        <w:tc>
          <w:tcPr>
            <w:tcW w:w="1574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1.3</w:t>
            </w:r>
          </w:p>
        </w:tc>
        <w:tc>
          <w:tcPr>
            <w:tcW w:w="1317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111.76</w:t>
            </w:r>
          </w:p>
        </w:tc>
        <w:tc>
          <w:tcPr>
            <w:tcW w:w="1491" w:type="pct"/>
          </w:tcPr>
          <w:p w:rsidR="00A02E45" w:rsidRPr="004B71D2" w:rsidRDefault="00A02E45" w:rsidP="004B71D2">
            <w:pPr>
              <w:spacing w:line="360" w:lineRule="auto"/>
              <w:jc w:val="center"/>
              <w:rPr>
                <w:rFonts w:ascii="Times New Roman" w:eastAsia="MS Mincho" w:hAnsi="Times New Roman"/>
                <w:sz w:val="28"/>
                <w:szCs w:val="28"/>
                <w:lang w:eastAsia="ru-RU"/>
              </w:rPr>
            </w:pPr>
            <w:r w:rsidRPr="004B71D2">
              <w:rPr>
                <w:rFonts w:ascii="Times New Roman" w:eastAsia="MS Mincho" w:hAnsi="Times New Roman"/>
                <w:sz w:val="28"/>
                <w:szCs w:val="28"/>
                <w:lang w:eastAsia="ru-RU"/>
              </w:rPr>
              <w:t>85.97</w:t>
            </w:r>
          </w:p>
        </w:tc>
      </w:tr>
    </w:tbl>
    <w:p w:rsidR="00A02E45" w:rsidRPr="007518B2" w:rsidRDefault="00A02E45" w:rsidP="00387F5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02E45" w:rsidRPr="007518B2" w:rsidRDefault="00A02E45" w:rsidP="007518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518B2">
        <w:rPr>
          <w:rFonts w:ascii="Times New Roman" w:hAnsi="Times New Roman"/>
          <w:sz w:val="28"/>
          <w:szCs w:val="28"/>
        </w:rPr>
        <w:t xml:space="preserve">Динамическая вязкость водного раствора была измерена с помощью реометра </w:t>
      </w:r>
      <w:r w:rsidRPr="007518B2">
        <w:rPr>
          <w:rFonts w:ascii="Times New Roman" w:hAnsi="Times New Roman"/>
          <w:sz w:val="28"/>
          <w:szCs w:val="28"/>
          <w:lang w:val="en-US"/>
        </w:rPr>
        <w:t>HAAKE</w:t>
      </w:r>
      <w:r w:rsidRPr="007518B2">
        <w:rPr>
          <w:rFonts w:ascii="Times New Roman" w:hAnsi="Times New Roman"/>
          <w:sz w:val="28"/>
          <w:szCs w:val="28"/>
        </w:rPr>
        <w:t xml:space="preserve"> </w:t>
      </w:r>
      <w:r w:rsidRPr="007518B2">
        <w:rPr>
          <w:rFonts w:ascii="Times New Roman" w:hAnsi="Times New Roman"/>
          <w:sz w:val="28"/>
          <w:szCs w:val="28"/>
          <w:lang w:val="en-US"/>
        </w:rPr>
        <w:t>RS</w:t>
      </w:r>
      <w:r w:rsidRPr="007518B2">
        <w:rPr>
          <w:rFonts w:ascii="Times New Roman" w:hAnsi="Times New Roman"/>
          <w:sz w:val="28"/>
          <w:szCs w:val="28"/>
        </w:rPr>
        <w:t>-1, используя измерительную систему конус-плоскость. В исследованном диапазоне скоростей сдвига (10-200 с</w:t>
      </w:r>
      <w:r w:rsidRPr="007518B2">
        <w:rPr>
          <w:rFonts w:ascii="Times New Roman" w:hAnsi="Times New Roman"/>
          <w:sz w:val="28"/>
          <w:szCs w:val="28"/>
          <w:vertAlign w:val="superscript"/>
        </w:rPr>
        <w:t>-1</w:t>
      </w:r>
      <w:r w:rsidRPr="007518B2">
        <w:rPr>
          <w:rFonts w:ascii="Times New Roman" w:hAnsi="Times New Roman"/>
          <w:sz w:val="28"/>
          <w:szCs w:val="28"/>
        </w:rPr>
        <w:t>) вязкость тестируемой жидкости не зависит от скорости сдвига, что указывает на ее ньютоновское поведение.</w:t>
      </w:r>
    </w:p>
    <w:p w:rsidR="00A02E45" w:rsidRDefault="00A02E45" w:rsidP="00D169D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02E45" w:rsidRDefault="00A02E45" w:rsidP="004F38A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B71D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6" o:spid="_x0000_i1096" type="#_x0000_t75" style="width:468pt;height:325.5pt;visibility:visible">
            <v:imagedata r:id="rId68" o:title=""/>
          </v:shape>
        </w:pict>
      </w:r>
      <w:r w:rsidRPr="004B71D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7" o:spid="_x0000_i1097" type="#_x0000_t75" style="width:438.5pt;height:332pt;visibility:visible">
            <v:imagedata r:id="rId69" o:title=""/>
          </v:shape>
        </w:pict>
      </w:r>
    </w:p>
    <w:p w:rsidR="00A02E45" w:rsidRDefault="00A02E45" w:rsidP="00031C7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B71D2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5" o:spid="_x0000_i1098" type="#_x0000_t75" style="width:318pt;height:423.5pt;visibility:visible">
            <v:imagedata r:id="rId70" o:title=""/>
          </v:shape>
        </w:pict>
      </w:r>
    </w:p>
    <w:p w:rsidR="00A02E45" w:rsidRPr="00090379" w:rsidRDefault="00A02E45" w:rsidP="000B754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F1331B">
        <w:rPr>
          <w:rFonts w:ascii="Times New Roman" w:hAnsi="Times New Roman"/>
          <w:sz w:val="28"/>
          <w:szCs w:val="28"/>
        </w:rPr>
        <w:t xml:space="preserve">Регистрация картины течения проводилась цифровыми камерами DIMAGE Z2 и Canon PowerShot SX50HS (частота кадров 30 </w:t>
      </w:r>
      <w:r>
        <w:rPr>
          <w:rFonts w:ascii="Times New Roman" w:hAnsi="Times New Roman"/>
          <w:sz w:val="28"/>
          <w:szCs w:val="28"/>
        </w:rPr>
        <w:t xml:space="preserve">-- </w:t>
      </w:r>
      <w:r w:rsidRPr="00F1331B">
        <w:rPr>
          <w:rFonts w:ascii="Times New Roman" w:hAnsi="Times New Roman"/>
          <w:sz w:val="28"/>
          <w:szCs w:val="28"/>
        </w:rPr>
        <w:t>120 к/с) в подвижной жестко связанной с сосудом системе координат. Последующая обработка видеокадров осуществлялась в оболочке ImageJ. Разрешение видеоизображения составляло 0.15 мм/пиксель</w:t>
      </w:r>
      <w:r>
        <w:rPr>
          <w:rFonts w:ascii="Times New Roman" w:hAnsi="Times New Roman"/>
          <w:sz w:val="28"/>
          <w:szCs w:val="28"/>
        </w:rPr>
        <w:t xml:space="preserve">. В данной программе измерялись высоты волн жидкости, полученные таблицы результатов затем переносились в среду </w:t>
      </w:r>
      <w:r>
        <w:rPr>
          <w:rFonts w:ascii="Times New Roman" w:hAnsi="Times New Roman"/>
          <w:sz w:val="28"/>
          <w:szCs w:val="28"/>
          <w:lang w:val="en-US"/>
        </w:rPr>
        <w:t>Wolfram</w:t>
      </w:r>
      <w:r w:rsidRPr="000903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Matematika</w:t>
      </w:r>
      <w:r w:rsidRPr="0009037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где строились дисперсионные соотношения, резонансные кривые, рассчитывался коэффициент затухания.</w:t>
      </w:r>
    </w:p>
    <w:p w:rsidR="00A02E45" w:rsidRPr="008A1612" w:rsidRDefault="00A02E45" w:rsidP="000B754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037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ГЛАВА 3. РЕЗУЛЬТАТЫ ЭКСПЕРИМЕНТА</w:t>
      </w: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  <w:r w:rsidRPr="00D2249F">
        <w:rPr>
          <w:rFonts w:ascii="Times New Roman" w:hAnsi="Times New Roman"/>
          <w:sz w:val="28"/>
          <w:szCs w:val="28"/>
        </w:rPr>
        <w:t xml:space="preserve">3.1. </w:t>
      </w:r>
      <w:r>
        <w:rPr>
          <w:rFonts w:ascii="Times New Roman" w:hAnsi="Times New Roman"/>
          <w:sz w:val="28"/>
          <w:szCs w:val="28"/>
        </w:rPr>
        <w:t>Исследование стоячих волн в чистой воде.</w:t>
      </w:r>
    </w:p>
    <w:p w:rsidR="00A02E45" w:rsidRDefault="00A02E45" w:rsidP="00C54CF7">
      <w:pPr>
        <w:keepNext/>
        <w:spacing w:line="360" w:lineRule="auto"/>
        <w:jc w:val="center"/>
      </w:pPr>
      <w:r w:rsidRPr="00FE3EB0">
        <w:rPr>
          <w:noProof/>
          <w:lang w:eastAsia="ru-RU"/>
        </w:rPr>
        <w:pict>
          <v:shape id="Рисунок 3" o:spid="_x0000_i1099" type="#_x0000_t75" style="width:345.5pt;height:259pt;visibility:visible">
            <v:imagedata r:id="rId71" o:title=""/>
          </v:shape>
        </w:pict>
      </w:r>
    </w:p>
    <w:p w:rsidR="00A02E45" w:rsidRPr="00D2249F" w:rsidRDefault="00A02E45" w:rsidP="00D2249F">
      <w:pPr>
        <w:pStyle w:val="Caption"/>
        <w:jc w:val="center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.1-Т=269</w:t>
      </w:r>
    </w:p>
    <w:p w:rsidR="00A02E45" w:rsidRDefault="00A02E45" w:rsidP="00C54CF7">
      <w:pPr>
        <w:keepNext/>
        <w:spacing w:line="360" w:lineRule="auto"/>
        <w:jc w:val="center"/>
      </w:pPr>
      <w:r w:rsidRPr="00FE3EB0">
        <w:rPr>
          <w:noProof/>
          <w:lang w:eastAsia="ru-RU"/>
        </w:rPr>
        <w:pict>
          <v:shape id="Рисунок 4" o:spid="_x0000_i1100" type="#_x0000_t75" style="width:345.5pt;height:259pt;visibility:visible">
            <v:imagedata r:id="rId72" o:title=""/>
          </v:shape>
        </w:pict>
      </w:r>
    </w:p>
    <w:p w:rsidR="00A02E45" w:rsidRDefault="00A02E45" w:rsidP="00D2249F">
      <w:pPr>
        <w:pStyle w:val="Caption"/>
        <w:jc w:val="center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-Т=284</w:t>
      </w: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C54CF7">
      <w:pPr>
        <w:keepNext/>
        <w:spacing w:line="360" w:lineRule="auto"/>
        <w:jc w:val="center"/>
      </w:pPr>
      <w:r w:rsidRPr="00FE3EB0">
        <w:rPr>
          <w:noProof/>
          <w:lang w:eastAsia="ru-RU"/>
        </w:rPr>
        <w:pict>
          <v:shape id="Рисунок 8" o:spid="_x0000_i1101" type="#_x0000_t75" style="width:365pt;height:273.5pt;visibility:visible">
            <v:imagedata r:id="rId73" o:title=""/>
          </v:shape>
        </w:pict>
      </w:r>
    </w:p>
    <w:p w:rsidR="00A02E45" w:rsidRDefault="00A02E45" w:rsidP="00D2249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-Т=335</w:t>
      </w:r>
    </w:p>
    <w:p w:rsidR="00A02E45" w:rsidRDefault="00A02E45" w:rsidP="00D2249F">
      <w:r w:rsidRPr="004B71D2">
        <w:rPr>
          <w:rStyle w:val="MathematicaFormatStandardForm"/>
          <w:rFonts w:cs="Courier"/>
          <w:noProof/>
          <w:lang w:eastAsia="ru-RU"/>
        </w:rPr>
        <w:pict>
          <v:shape id="Рисунок 1" o:spid="_x0000_i1102" type="#_x0000_t75" style="width:270pt;height:178pt;visibility:visible">
            <v:imagedata r:id="rId74" o:title=""/>
          </v:shape>
        </w:pict>
      </w:r>
    </w:p>
    <w:p w:rsidR="00A02E45" w:rsidRPr="00D2249F" w:rsidRDefault="00A02E45" w:rsidP="00D2249F">
      <w:pPr>
        <w:rPr>
          <w:sz w:val="32"/>
          <w:szCs w:val="32"/>
        </w:rPr>
      </w:pPr>
      <w:r w:rsidRPr="00D2249F">
        <w:rPr>
          <w:sz w:val="32"/>
          <w:szCs w:val="32"/>
        </w:rPr>
        <w:t>3.2. Исследование стоячих волн в растворах сахара</w:t>
      </w:r>
    </w:p>
    <w:p w:rsidR="00A02E45" w:rsidRDefault="00A02E45" w:rsidP="00D2249F">
      <w:pPr>
        <w:keepNext/>
        <w:spacing w:line="360" w:lineRule="auto"/>
      </w:pPr>
      <w:r w:rsidRPr="00FE3EB0">
        <w:rPr>
          <w:noProof/>
          <w:lang w:eastAsia="ru-RU"/>
        </w:rPr>
        <w:pict>
          <v:shape id="Рисунок 9" o:spid="_x0000_i1103" type="#_x0000_t75" style="width:350.5pt;height:263pt;visibility:visible">
            <v:imagedata r:id="rId75" o:title=""/>
          </v:shape>
        </w:pict>
      </w:r>
    </w:p>
    <w:p w:rsidR="00A02E45" w:rsidRDefault="00A02E45" w:rsidP="00D2249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Т=283</w:t>
      </w:r>
    </w:p>
    <w:p w:rsidR="00A02E45" w:rsidRDefault="00A02E45" w:rsidP="00D2249F">
      <w:pPr>
        <w:keepNext/>
      </w:pPr>
      <w:r w:rsidRPr="00FE3EB0">
        <w:rPr>
          <w:noProof/>
          <w:lang w:eastAsia="ru-RU"/>
        </w:rPr>
        <w:pict>
          <v:shape id="Рисунок 10" o:spid="_x0000_i1104" type="#_x0000_t75" style="width:5in;height:270pt;visibility:visible">
            <v:imagedata r:id="rId76" o:title=""/>
          </v:shape>
        </w:pict>
      </w:r>
    </w:p>
    <w:p w:rsidR="00A02E45" w:rsidRDefault="00A02E45" w:rsidP="00D2249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Т=292</w:t>
      </w:r>
    </w:p>
    <w:p w:rsidR="00A02E45" w:rsidRDefault="00A02E45" w:rsidP="00D2249F">
      <w:pPr>
        <w:keepNext/>
      </w:pPr>
      <w:r w:rsidRPr="00FE3EB0">
        <w:rPr>
          <w:noProof/>
          <w:lang w:eastAsia="ru-RU"/>
        </w:rPr>
        <w:pict>
          <v:shape id="Рисунок 11" o:spid="_x0000_i1105" type="#_x0000_t75" style="width:5in;height:270pt;visibility:visible">
            <v:imagedata r:id="rId77" o:title=""/>
          </v:shape>
        </w:pict>
      </w:r>
    </w:p>
    <w:p w:rsidR="00A02E45" w:rsidRPr="00D2249F" w:rsidRDefault="00A02E45" w:rsidP="00D2249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Т=311</w:t>
      </w: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02E45" w:rsidRDefault="00A02E45" w:rsidP="0009527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Используемая литература</w:t>
      </w:r>
    </w:p>
    <w:p w:rsidR="00A02E45" w:rsidRPr="005C5945" w:rsidRDefault="00A02E45" w:rsidP="005C5945">
      <w:pPr>
        <w:pStyle w:val="ListParagraph"/>
        <w:numPr>
          <w:ilvl w:val="0"/>
          <w:numId w:val="1"/>
          <w:numberingChange w:id="291" w:author="VAK" w:date="2018-04-05T20:52:00Z" w:original="%1:1:0:.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5C5945">
        <w:rPr>
          <w:rFonts w:ascii="Times New Roman" w:hAnsi="Times New Roman"/>
          <w:sz w:val="28"/>
          <w:szCs w:val="28"/>
          <w:lang w:val="en-US"/>
        </w:rPr>
        <w:t>Swindells, J. F., United States. National Bureau of Standards., . (1958). Viscosities of sucrose solutions at various temperatures: tables of recalculated values. Washington: For sale by the Supt. of Docs., U.S. G.P.O..</w:t>
      </w:r>
    </w:p>
    <w:p w:rsidR="00A02E45" w:rsidRPr="005C5945" w:rsidRDefault="00A02E45" w:rsidP="005C5945">
      <w:pPr>
        <w:pStyle w:val="ListParagraph"/>
        <w:numPr>
          <w:ilvl w:val="0"/>
          <w:numId w:val="1"/>
          <w:numberingChange w:id="292" w:author="VAK" w:date="2018-04-05T20:52:00Z" w:original="%1:2:0:.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5C5945">
        <w:rPr>
          <w:rFonts w:ascii="Times New Roman" w:hAnsi="Times New Roman"/>
          <w:sz w:val="28"/>
          <w:szCs w:val="28"/>
          <w:lang w:val="en-US"/>
        </w:rPr>
        <w:t>Benjamin T.B., Ursell F. (1954) The stability of the plane free surface of a liquid in vertical motion // Proc.Roy.Soc. 1954. V. A225.No. 1165. P. 505-515.</w:t>
      </w: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02E45" w:rsidRPr="00C137EA" w:rsidRDefault="00A02E45" w:rsidP="0009527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bookmarkStart w:id="293" w:name="_GoBack"/>
      <w:bookmarkEnd w:id="293"/>
    </w:p>
    <w:sectPr w:rsidR="00A02E45" w:rsidRPr="00C137EA" w:rsidSect="003E0D06">
      <w:footerReference w:type="default" r:id="rId78"/>
      <w:pgSz w:w="11906" w:h="16838"/>
      <w:pgMar w:top="1134" w:right="850" w:bottom="1134" w:left="1701" w:header="708" w:footer="708" w:gutter="0"/>
      <w:pgNumType w:start="1" w:chapStyle="1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9" w:author="VAK" w:date="1995-13-29T28:54:00Z" w:initials="VAK">
    <w:p w:rsidR="00A02E45" w:rsidRDefault="00A02E45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  <w:p w:rsidR="00A02E45" w:rsidRDefault="00A02E45">
      <w:pPr>
        <w:pStyle w:val="CommentText"/>
      </w:pPr>
      <w:r>
        <w:t>форматировать</w:t>
      </w:r>
    </w:p>
  </w:comment>
  <w:comment w:id="145" w:author="VAK" w:date="1995-13-29T28:54:00Z" w:initials="VAK">
    <w:p w:rsidR="00A02E45" w:rsidRDefault="00A02E45">
      <w:pPr>
        <w:pStyle w:val="CommentText"/>
      </w:pPr>
      <w:r>
        <w:rPr>
          <w:rStyle w:val="CommentReference"/>
        </w:rPr>
        <w:annotationRef/>
      </w:r>
      <w:r>
        <w:t>Вы оформлены на работу и должны указать где выполнялось!</w:t>
      </w:r>
    </w:p>
  </w:comment>
  <w:comment w:id="158" w:author="VAK" w:date="1995-13-29T28:54:00Z" w:initials="VAK">
    <w:p w:rsidR="00A02E45" w:rsidRDefault="00A02E45">
      <w:pPr>
        <w:pStyle w:val="CommentText"/>
      </w:pPr>
      <w:r>
        <w:rPr>
          <w:rStyle w:val="CommentReference"/>
        </w:rPr>
        <w:annotationRef/>
      </w:r>
      <w:r>
        <w:t>Эксперименты с маслом. См. ссылку!</w:t>
      </w:r>
    </w:p>
  </w:comment>
  <w:comment w:id="178" w:author="VAK" w:date="1995-13-29T28:54:00Z" w:initials="VAK">
    <w:p w:rsidR="00A02E45" w:rsidRDefault="00A02E45">
      <w:pPr>
        <w:pStyle w:val="CommentText"/>
      </w:pPr>
      <w:r>
        <w:rPr>
          <w:rStyle w:val="CommentReference"/>
        </w:rPr>
        <w:annotationRef/>
      </w:r>
    </w:p>
    <w:p w:rsidR="00A02E45" w:rsidRDefault="00A02E45">
      <w:pPr>
        <w:pStyle w:val="CommentText"/>
      </w:pPr>
      <w:r>
        <w:t>Лучше прошедшее время – «использовалась» и т.д. Вы описываете результат полученный.</w:t>
      </w:r>
    </w:p>
  </w:comment>
  <w:comment w:id="182" w:author="VAK" w:date="1995-13-29T28:54:00Z" w:initials="VAK">
    <w:p w:rsidR="00A02E45" w:rsidRDefault="00A02E45">
      <w:pPr>
        <w:pStyle w:val="CommentText"/>
      </w:pPr>
      <w:r>
        <w:rPr>
          <w:rStyle w:val="CommentReference"/>
        </w:rPr>
        <w:annotationRef/>
      </w:r>
      <w:r>
        <w:t>Установка существовала, а не была создана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2E45" w:rsidRDefault="00A02E45" w:rsidP="003E0D06">
      <w:pPr>
        <w:spacing w:after="0" w:line="240" w:lineRule="auto"/>
      </w:pPr>
      <w:r>
        <w:separator/>
      </w:r>
    </w:p>
  </w:endnote>
  <w:endnote w:type="continuationSeparator" w:id="0">
    <w:p w:rsidR="00A02E45" w:rsidRDefault="00A02E45" w:rsidP="003E0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MS Mincho">
    <w:altName w:val="?l?r ??Ѓfc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2E45" w:rsidRDefault="00A02E45">
    <w:pPr>
      <w:pStyle w:val="Footer"/>
      <w:jc w:val="center"/>
    </w:pPr>
    <w:fldSimple w:instr="PAGE   \* MERGEFORMAT">
      <w:r>
        <w:rPr>
          <w:noProof/>
        </w:rPr>
        <w:t>3</w:t>
      </w:r>
    </w:fldSimple>
  </w:p>
  <w:p w:rsidR="00A02E45" w:rsidRDefault="00A02E4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2E45" w:rsidRDefault="00A02E45" w:rsidP="003E0D06">
      <w:pPr>
        <w:spacing w:after="0" w:line="240" w:lineRule="auto"/>
      </w:pPr>
      <w:r>
        <w:separator/>
      </w:r>
    </w:p>
  </w:footnote>
  <w:footnote w:type="continuationSeparator" w:id="0">
    <w:p w:rsidR="00A02E45" w:rsidRDefault="00A02E45" w:rsidP="003E0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AE670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7A62759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2104DB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A98AB6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B090FE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66280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A5428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B9609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E4ED3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C5EC7A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65E5464C"/>
    <w:multiLevelType w:val="hybridMultilevel"/>
    <w:tmpl w:val="272085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95276"/>
    <w:rsid w:val="00031C75"/>
    <w:rsid w:val="00046A09"/>
    <w:rsid w:val="00073082"/>
    <w:rsid w:val="00090379"/>
    <w:rsid w:val="00095276"/>
    <w:rsid w:val="000B2BA6"/>
    <w:rsid w:val="000B754E"/>
    <w:rsid w:val="000D187B"/>
    <w:rsid w:val="000F0A6C"/>
    <w:rsid w:val="00102248"/>
    <w:rsid w:val="001105A2"/>
    <w:rsid w:val="001245A3"/>
    <w:rsid w:val="00126ADA"/>
    <w:rsid w:val="00133198"/>
    <w:rsid w:val="0016221C"/>
    <w:rsid w:val="00165C2B"/>
    <w:rsid w:val="001964E7"/>
    <w:rsid w:val="001B7CD8"/>
    <w:rsid w:val="001C6456"/>
    <w:rsid w:val="001F2BB6"/>
    <w:rsid w:val="002827B3"/>
    <w:rsid w:val="002D1344"/>
    <w:rsid w:val="002F16EB"/>
    <w:rsid w:val="0033447C"/>
    <w:rsid w:val="0035659C"/>
    <w:rsid w:val="00387F52"/>
    <w:rsid w:val="003B0761"/>
    <w:rsid w:val="003E0D06"/>
    <w:rsid w:val="003E25DE"/>
    <w:rsid w:val="00401408"/>
    <w:rsid w:val="00423F96"/>
    <w:rsid w:val="0043012F"/>
    <w:rsid w:val="00434878"/>
    <w:rsid w:val="00467280"/>
    <w:rsid w:val="00475C58"/>
    <w:rsid w:val="00480A27"/>
    <w:rsid w:val="004B71D2"/>
    <w:rsid w:val="004F38A9"/>
    <w:rsid w:val="00515CDC"/>
    <w:rsid w:val="00543D2D"/>
    <w:rsid w:val="00565DA5"/>
    <w:rsid w:val="00591841"/>
    <w:rsid w:val="005C5945"/>
    <w:rsid w:val="00636D55"/>
    <w:rsid w:val="006470C0"/>
    <w:rsid w:val="006532C1"/>
    <w:rsid w:val="00692B68"/>
    <w:rsid w:val="006B0C7B"/>
    <w:rsid w:val="006B5E1C"/>
    <w:rsid w:val="006B6B13"/>
    <w:rsid w:val="007518B2"/>
    <w:rsid w:val="00752C9C"/>
    <w:rsid w:val="00757E95"/>
    <w:rsid w:val="00767208"/>
    <w:rsid w:val="00795279"/>
    <w:rsid w:val="007D62DF"/>
    <w:rsid w:val="007E1CFA"/>
    <w:rsid w:val="007F2710"/>
    <w:rsid w:val="00830AC5"/>
    <w:rsid w:val="00863D69"/>
    <w:rsid w:val="00873A22"/>
    <w:rsid w:val="00886B86"/>
    <w:rsid w:val="00890EBD"/>
    <w:rsid w:val="00896EA0"/>
    <w:rsid w:val="008A00FF"/>
    <w:rsid w:val="008A1612"/>
    <w:rsid w:val="00903343"/>
    <w:rsid w:val="00950946"/>
    <w:rsid w:val="00987D03"/>
    <w:rsid w:val="009C49FA"/>
    <w:rsid w:val="009C5993"/>
    <w:rsid w:val="009D6F09"/>
    <w:rsid w:val="009E6178"/>
    <w:rsid w:val="00A02E45"/>
    <w:rsid w:val="00A21379"/>
    <w:rsid w:val="00A233DA"/>
    <w:rsid w:val="00A42DED"/>
    <w:rsid w:val="00A7657B"/>
    <w:rsid w:val="00AA2732"/>
    <w:rsid w:val="00AB2890"/>
    <w:rsid w:val="00AC120E"/>
    <w:rsid w:val="00B17509"/>
    <w:rsid w:val="00B22187"/>
    <w:rsid w:val="00B506C9"/>
    <w:rsid w:val="00BF6C58"/>
    <w:rsid w:val="00C0634A"/>
    <w:rsid w:val="00C137EA"/>
    <w:rsid w:val="00C14A21"/>
    <w:rsid w:val="00C44BE4"/>
    <w:rsid w:val="00C47704"/>
    <w:rsid w:val="00C54CF7"/>
    <w:rsid w:val="00C61F5D"/>
    <w:rsid w:val="00C847EB"/>
    <w:rsid w:val="00CC7DB9"/>
    <w:rsid w:val="00CE432D"/>
    <w:rsid w:val="00CE43BE"/>
    <w:rsid w:val="00D169DA"/>
    <w:rsid w:val="00D2249F"/>
    <w:rsid w:val="00D2456F"/>
    <w:rsid w:val="00D46FAF"/>
    <w:rsid w:val="00D734B4"/>
    <w:rsid w:val="00D80366"/>
    <w:rsid w:val="00D9480F"/>
    <w:rsid w:val="00D95B7F"/>
    <w:rsid w:val="00D96D42"/>
    <w:rsid w:val="00DA00EC"/>
    <w:rsid w:val="00EA1B02"/>
    <w:rsid w:val="00EC051F"/>
    <w:rsid w:val="00EE52C5"/>
    <w:rsid w:val="00F1331B"/>
    <w:rsid w:val="00F73CCD"/>
    <w:rsid w:val="00FB4831"/>
    <w:rsid w:val="00FE3E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0B754E"/>
    <w:pPr>
      <w:spacing w:after="160" w:line="259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B2890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locked/>
    <w:rsid w:val="00D96D4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F73CCD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B2890"/>
    <w:rPr>
      <w:rFonts w:ascii="Calibri Light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CFC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F73CCD"/>
    <w:rPr>
      <w:rFonts w:ascii="Calibri Light" w:hAnsi="Calibri Light" w:cs="Times New Roman"/>
      <w:color w:val="1F4D78"/>
      <w:sz w:val="24"/>
      <w:szCs w:val="24"/>
    </w:rPr>
  </w:style>
  <w:style w:type="paragraph" w:styleId="Header">
    <w:name w:val="header"/>
    <w:basedOn w:val="Normal"/>
    <w:link w:val="HeaderChar"/>
    <w:uiPriority w:val="99"/>
    <w:rsid w:val="003E0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3E0D06"/>
    <w:rPr>
      <w:rFonts w:cs="Times New Roman"/>
    </w:rPr>
  </w:style>
  <w:style w:type="paragraph" w:styleId="Footer">
    <w:name w:val="footer"/>
    <w:basedOn w:val="Normal"/>
    <w:link w:val="FooterChar"/>
    <w:uiPriority w:val="99"/>
    <w:rsid w:val="003E0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3E0D06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AB2890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99"/>
    <w:rsid w:val="00AB2890"/>
    <w:pPr>
      <w:spacing w:after="100"/>
      <w:ind w:left="220"/>
    </w:pPr>
    <w:rPr>
      <w:rFonts w:eastAsia="Times New Roman"/>
      <w:lang w:eastAsia="ru-RU"/>
    </w:rPr>
  </w:style>
  <w:style w:type="paragraph" w:styleId="TOC1">
    <w:name w:val="toc 1"/>
    <w:basedOn w:val="Normal"/>
    <w:next w:val="Normal"/>
    <w:autoRedefine/>
    <w:uiPriority w:val="99"/>
    <w:rsid w:val="00D2456F"/>
    <w:pPr>
      <w:spacing w:after="100"/>
    </w:pPr>
    <w:rPr>
      <w:rFonts w:ascii="Times New Roman" w:eastAsia="Times New Roman" w:hAnsi="Times New Roman"/>
      <w:sz w:val="28"/>
      <w:lang w:eastAsia="ru-RU"/>
    </w:rPr>
  </w:style>
  <w:style w:type="paragraph" w:styleId="TOC3">
    <w:name w:val="toc 3"/>
    <w:basedOn w:val="Normal"/>
    <w:next w:val="Normal"/>
    <w:autoRedefine/>
    <w:uiPriority w:val="99"/>
    <w:rsid w:val="00AB2890"/>
    <w:pPr>
      <w:spacing w:after="100"/>
      <w:ind w:left="440"/>
    </w:pPr>
    <w:rPr>
      <w:rFonts w:eastAsia="Times New Roman"/>
      <w:lang w:eastAsia="ru-RU"/>
    </w:rPr>
  </w:style>
  <w:style w:type="character" w:styleId="Hyperlink">
    <w:name w:val="Hyperlink"/>
    <w:basedOn w:val="DefaultParagraphFont"/>
    <w:uiPriority w:val="99"/>
    <w:rsid w:val="00D2456F"/>
    <w:rPr>
      <w:rFonts w:cs="Times New Roman"/>
      <w:color w:val="0563C1"/>
      <w:u w:val="single"/>
    </w:rPr>
  </w:style>
  <w:style w:type="paragraph" w:styleId="Caption">
    <w:name w:val="caption"/>
    <w:basedOn w:val="Normal"/>
    <w:next w:val="Normal"/>
    <w:uiPriority w:val="99"/>
    <w:qFormat/>
    <w:rsid w:val="001C6456"/>
    <w:pPr>
      <w:spacing w:after="200" w:line="240" w:lineRule="auto"/>
    </w:pPr>
    <w:rPr>
      <w:i/>
      <w:iCs/>
      <w:color w:val="44546A"/>
      <w:sz w:val="18"/>
      <w:szCs w:val="18"/>
    </w:rPr>
  </w:style>
  <w:style w:type="table" w:styleId="TableGrid">
    <w:name w:val="Table Grid"/>
    <w:basedOn w:val="TableNormal"/>
    <w:uiPriority w:val="99"/>
    <w:rsid w:val="007518B2"/>
    <w:rPr>
      <w:rFonts w:ascii="Times New Roman" w:eastAsia="MS Mincho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5C594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44BE4"/>
    <w:rPr>
      <w:rFonts w:cs="Times New Roman"/>
      <w:color w:val="808080"/>
    </w:rPr>
  </w:style>
  <w:style w:type="character" w:customStyle="1" w:styleId="MathematicaFormatStandardForm">
    <w:name w:val="MathematicaFormatStandardForm"/>
    <w:uiPriority w:val="99"/>
    <w:rsid w:val="00CE43BE"/>
    <w:rPr>
      <w:rFonts w:ascii="Courier" w:hAnsi="Courier"/>
    </w:rPr>
  </w:style>
  <w:style w:type="paragraph" w:styleId="BalloonText">
    <w:name w:val="Balloon Text"/>
    <w:basedOn w:val="Normal"/>
    <w:link w:val="BalloonTextChar"/>
    <w:uiPriority w:val="99"/>
    <w:semiHidden/>
    <w:rsid w:val="00CC7D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CFC"/>
    <w:rPr>
      <w:rFonts w:ascii="Times New Roman" w:hAnsi="Times New Roman"/>
      <w:sz w:val="0"/>
      <w:szCs w:val="0"/>
      <w:lang w:eastAsia="en-US"/>
    </w:rPr>
  </w:style>
  <w:style w:type="character" w:styleId="CommentReference">
    <w:name w:val="annotation reference"/>
    <w:basedOn w:val="DefaultParagraphFont"/>
    <w:uiPriority w:val="99"/>
    <w:semiHidden/>
    <w:rsid w:val="00CC7DB9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C7DB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5CFC"/>
    <w:rPr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C7D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5CFC"/>
    <w:rPr>
      <w:b/>
      <w:bCs/>
    </w:rPr>
  </w:style>
  <w:style w:type="paragraph" w:customStyle="1" w:styleId="BodyL">
    <w:name w:val="BodyL."/>
    <w:basedOn w:val="Normal"/>
    <w:uiPriority w:val="99"/>
    <w:rsid w:val="00565DA5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1969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3.png"/><Relationship Id="rId55" Type="http://schemas.openxmlformats.org/officeDocument/2006/relationships/image" Target="media/image28.emf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jpeg"/><Relationship Id="rId7" Type="http://schemas.openxmlformats.org/officeDocument/2006/relationships/comments" Target="comments.xml"/><Relationship Id="rId71" Type="http://schemas.openxmlformats.org/officeDocument/2006/relationships/image" Target="media/image44.jpeg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emf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4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jpe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jpeg"/><Relationship Id="rId8" Type="http://schemas.openxmlformats.org/officeDocument/2006/relationships/image" Target="media/image1.wmf"/><Relationship Id="rId51" Type="http://schemas.openxmlformats.org/officeDocument/2006/relationships/image" Target="media/image24.png"/><Relationship Id="rId72" Type="http://schemas.openxmlformats.org/officeDocument/2006/relationships/image" Target="media/image45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28</TotalTime>
  <Pages>25</Pages>
  <Words>3342</Words>
  <Characters>19055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УЧРЕЖДЕНИЕ ВЫСШЕГО ОБРАЗОВАНИЯ «МОСКОВСКИЙ ГОСУДАРСТВЕННЫЙ УНИВЕРСИТЕТ имени М</dc:title>
  <dc:subject/>
  <dc:creator>Виктория Егорова</dc:creator>
  <cp:keywords/>
  <dc:description/>
  <cp:lastModifiedBy>VAK</cp:lastModifiedBy>
  <cp:revision>2</cp:revision>
  <dcterms:created xsi:type="dcterms:W3CDTF">2018-04-05T19:28:00Z</dcterms:created>
  <dcterms:modified xsi:type="dcterms:W3CDTF">2018-04-05T19:28:00Z</dcterms:modified>
</cp:coreProperties>
</file>